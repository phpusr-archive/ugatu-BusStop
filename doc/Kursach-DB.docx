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4854" w:rsidRPr="00954854" w:rsidRDefault="00954854" w:rsidP="00954854">
      <w:pPr>
        <w:spacing w:line="240" w:lineRule="auto"/>
        <w:jc w:val="center"/>
        <w:rPr>
          <w:sz w:val="28"/>
          <w:szCs w:val="28"/>
        </w:rPr>
      </w:pPr>
      <w:bookmarkStart w:id="0" w:name="_Hlk340913265"/>
      <w:r w:rsidRPr="00954854">
        <w:rPr>
          <w:sz w:val="28"/>
          <w:szCs w:val="28"/>
        </w:rPr>
        <w:t>ГОУ ВПО</w:t>
      </w:r>
    </w:p>
    <w:p w:rsidR="00954854" w:rsidRPr="00954854" w:rsidRDefault="00954854" w:rsidP="00954854">
      <w:pPr>
        <w:spacing w:line="240" w:lineRule="auto"/>
        <w:jc w:val="center"/>
        <w:rPr>
          <w:sz w:val="28"/>
          <w:szCs w:val="28"/>
        </w:rPr>
      </w:pPr>
      <w:r w:rsidRPr="00954854">
        <w:rPr>
          <w:sz w:val="28"/>
          <w:szCs w:val="28"/>
        </w:rPr>
        <w:t>Уфимский государственный авиационный технический университет</w:t>
      </w:r>
    </w:p>
    <w:p w:rsidR="00954854" w:rsidRPr="00954854" w:rsidRDefault="00954854" w:rsidP="00954854">
      <w:pPr>
        <w:spacing w:line="240" w:lineRule="auto"/>
        <w:jc w:val="center"/>
        <w:rPr>
          <w:sz w:val="28"/>
          <w:szCs w:val="28"/>
        </w:rPr>
      </w:pPr>
    </w:p>
    <w:p w:rsidR="00954854" w:rsidRPr="00954854" w:rsidRDefault="00954854" w:rsidP="00954854">
      <w:pPr>
        <w:spacing w:line="240" w:lineRule="auto"/>
        <w:jc w:val="center"/>
        <w:rPr>
          <w:sz w:val="28"/>
          <w:szCs w:val="28"/>
        </w:rPr>
      </w:pPr>
      <w:r w:rsidRPr="00954854">
        <w:rPr>
          <w:sz w:val="28"/>
          <w:szCs w:val="28"/>
        </w:rPr>
        <w:t>Кафедра вычислительной математики и кибернетики</w:t>
      </w:r>
    </w:p>
    <w:p w:rsidR="00954854" w:rsidRPr="00954854" w:rsidRDefault="00954854" w:rsidP="00954854">
      <w:pPr>
        <w:spacing w:line="240" w:lineRule="auto"/>
        <w:ind w:left="705"/>
        <w:rPr>
          <w:sz w:val="18"/>
          <w:szCs w:val="18"/>
        </w:rPr>
      </w:pPr>
    </w:p>
    <w:p w:rsidR="00954854" w:rsidRPr="00954854" w:rsidRDefault="00954854" w:rsidP="00954854">
      <w:pPr>
        <w:spacing w:line="240" w:lineRule="auto"/>
        <w:ind w:left="705"/>
        <w:jc w:val="right"/>
        <w:rPr>
          <w:sz w:val="18"/>
          <w:szCs w:val="18"/>
        </w:rPr>
      </w:pPr>
    </w:p>
    <w:tbl>
      <w:tblPr>
        <w:tblW w:w="4788" w:type="dxa"/>
        <w:tblInd w:w="47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6"/>
        <w:gridCol w:w="306"/>
        <w:gridCol w:w="306"/>
        <w:gridCol w:w="306"/>
        <w:gridCol w:w="306"/>
        <w:gridCol w:w="306"/>
        <w:gridCol w:w="396"/>
        <w:gridCol w:w="396"/>
        <w:gridCol w:w="396"/>
        <w:gridCol w:w="396"/>
        <w:gridCol w:w="396"/>
        <w:gridCol w:w="396"/>
        <w:gridCol w:w="396"/>
      </w:tblGrid>
      <w:tr w:rsidR="00954854" w:rsidRPr="00954854" w:rsidTr="00961EC1">
        <w:trPr>
          <w:trHeight w:val="263"/>
        </w:trPr>
        <w:tc>
          <w:tcPr>
            <w:tcW w:w="48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5</w:t>
            </w: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6</w:t>
            </w: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7</w:t>
            </w: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8</w:t>
            </w: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9</w:t>
            </w: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10</w:t>
            </w: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11</w:t>
            </w: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12</w:t>
            </w: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13</w:t>
            </w: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14</w:t>
            </w: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15</w:t>
            </w: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16</w:t>
            </w:r>
          </w:p>
        </w:tc>
      </w:tr>
      <w:tr w:rsidR="00954854" w:rsidRPr="00954854" w:rsidTr="00961EC1">
        <w:trPr>
          <w:trHeight w:val="263"/>
        </w:trPr>
        <w:tc>
          <w:tcPr>
            <w:tcW w:w="48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100</w:t>
            </w: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</w:tr>
      <w:tr w:rsidR="00954854" w:rsidRPr="00954854" w:rsidTr="00961EC1">
        <w:trPr>
          <w:trHeight w:val="263"/>
        </w:trPr>
        <w:tc>
          <w:tcPr>
            <w:tcW w:w="48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90</w:t>
            </w: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</w:tr>
      <w:tr w:rsidR="00954854" w:rsidRPr="00954854" w:rsidTr="00961EC1">
        <w:trPr>
          <w:trHeight w:val="263"/>
        </w:trPr>
        <w:tc>
          <w:tcPr>
            <w:tcW w:w="48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80</w:t>
            </w: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</w:tr>
      <w:tr w:rsidR="00954854" w:rsidRPr="00954854" w:rsidTr="00961EC1">
        <w:trPr>
          <w:trHeight w:val="263"/>
        </w:trPr>
        <w:tc>
          <w:tcPr>
            <w:tcW w:w="48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70</w:t>
            </w: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</w:tr>
      <w:tr w:rsidR="00954854" w:rsidRPr="00954854" w:rsidTr="00961EC1">
        <w:trPr>
          <w:trHeight w:val="264"/>
        </w:trPr>
        <w:tc>
          <w:tcPr>
            <w:tcW w:w="48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60</w:t>
            </w: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</w:tr>
      <w:tr w:rsidR="00954854" w:rsidRPr="00954854" w:rsidTr="00961EC1">
        <w:trPr>
          <w:trHeight w:val="263"/>
        </w:trPr>
        <w:tc>
          <w:tcPr>
            <w:tcW w:w="48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50</w:t>
            </w: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</w:tr>
      <w:tr w:rsidR="00954854" w:rsidRPr="00954854" w:rsidTr="00961EC1">
        <w:trPr>
          <w:trHeight w:val="263"/>
        </w:trPr>
        <w:tc>
          <w:tcPr>
            <w:tcW w:w="48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40</w:t>
            </w: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</w:tr>
      <w:tr w:rsidR="00954854" w:rsidRPr="00954854" w:rsidTr="00961EC1">
        <w:trPr>
          <w:trHeight w:val="263"/>
        </w:trPr>
        <w:tc>
          <w:tcPr>
            <w:tcW w:w="48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30</w:t>
            </w: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</w:tr>
      <w:tr w:rsidR="00954854" w:rsidRPr="00954854" w:rsidTr="00961EC1">
        <w:trPr>
          <w:trHeight w:val="263"/>
        </w:trPr>
        <w:tc>
          <w:tcPr>
            <w:tcW w:w="48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20</w:t>
            </w: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</w:tr>
      <w:tr w:rsidR="00954854" w:rsidRPr="00954854" w:rsidTr="00961EC1">
        <w:trPr>
          <w:trHeight w:val="264"/>
        </w:trPr>
        <w:tc>
          <w:tcPr>
            <w:tcW w:w="48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b/>
                <w:sz w:val="18"/>
                <w:szCs w:val="18"/>
              </w:rPr>
            </w:pPr>
            <w:r w:rsidRPr="00954854">
              <w:rPr>
                <w:b/>
                <w:sz w:val="18"/>
                <w:szCs w:val="18"/>
              </w:rPr>
              <w:t>10</w:t>
            </w: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0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  <w:tc>
          <w:tcPr>
            <w:tcW w:w="396" w:type="dxa"/>
          </w:tcPr>
          <w:p w:rsidR="00954854" w:rsidRPr="00954854" w:rsidRDefault="00954854" w:rsidP="00954854">
            <w:pPr>
              <w:spacing w:line="240" w:lineRule="auto"/>
              <w:ind w:firstLine="0"/>
              <w:jc w:val="right"/>
              <w:rPr>
                <w:sz w:val="18"/>
                <w:szCs w:val="18"/>
              </w:rPr>
            </w:pPr>
          </w:p>
        </w:tc>
      </w:tr>
    </w:tbl>
    <w:p w:rsidR="00954854" w:rsidRPr="00954854" w:rsidRDefault="00954854" w:rsidP="00954854">
      <w:pPr>
        <w:spacing w:line="240" w:lineRule="auto"/>
        <w:ind w:left="705"/>
        <w:jc w:val="right"/>
        <w:rPr>
          <w:sz w:val="18"/>
          <w:szCs w:val="18"/>
        </w:rPr>
      </w:pPr>
    </w:p>
    <w:p w:rsidR="00954854" w:rsidRPr="00954854" w:rsidRDefault="00954854" w:rsidP="00954854">
      <w:pPr>
        <w:spacing w:line="240" w:lineRule="auto"/>
        <w:ind w:left="705"/>
        <w:jc w:val="right"/>
        <w:rPr>
          <w:sz w:val="18"/>
          <w:szCs w:val="18"/>
        </w:rPr>
      </w:pPr>
    </w:p>
    <w:p w:rsidR="00954854" w:rsidRPr="00954854" w:rsidRDefault="00954854" w:rsidP="00954854">
      <w:pPr>
        <w:spacing w:line="240" w:lineRule="auto"/>
        <w:ind w:left="705"/>
        <w:jc w:val="right"/>
        <w:rPr>
          <w:sz w:val="18"/>
          <w:szCs w:val="18"/>
        </w:rPr>
      </w:pPr>
    </w:p>
    <w:p w:rsidR="00954854" w:rsidRPr="00954854" w:rsidRDefault="00954854" w:rsidP="00954854">
      <w:pPr>
        <w:spacing w:line="240" w:lineRule="auto"/>
        <w:ind w:left="705"/>
        <w:jc w:val="center"/>
        <w:rPr>
          <w:sz w:val="18"/>
          <w:szCs w:val="18"/>
        </w:rPr>
      </w:pPr>
    </w:p>
    <w:p w:rsidR="00954854" w:rsidRPr="00954854" w:rsidRDefault="00954854" w:rsidP="00954854">
      <w:pPr>
        <w:spacing w:line="240" w:lineRule="auto"/>
        <w:jc w:val="center"/>
        <w:rPr>
          <w:b/>
          <w:i/>
        </w:rPr>
      </w:pPr>
      <w:r w:rsidRPr="00954854">
        <w:rPr>
          <w:b/>
          <w:i/>
        </w:rPr>
        <w:t>Разработка клиент-серверного приложения</w:t>
      </w:r>
    </w:p>
    <w:p w:rsidR="00954854" w:rsidRPr="006224F8" w:rsidRDefault="00954854" w:rsidP="00954854">
      <w:pPr>
        <w:spacing w:line="240" w:lineRule="auto"/>
        <w:jc w:val="center"/>
        <w:rPr>
          <w:b/>
          <w:i/>
        </w:rPr>
      </w:pPr>
      <w:r w:rsidRPr="006224F8">
        <w:rPr>
          <w:b/>
        </w:rPr>
        <w:t>«</w:t>
      </w:r>
      <w:r w:rsidR="00C4667D">
        <w:rPr>
          <w:b/>
        </w:rPr>
        <w:t>Автоматизированная система построения графика работы на площадках добычи нефти</w:t>
      </w:r>
      <w:del w:id="1" w:author="phpusr phpusr" w:date="2012-11-28T16:09:00Z">
        <w:r w:rsidR="00AE66B5" w:rsidRPr="006224F8" w:rsidDel="007C7AB9">
          <w:rPr>
            <w:b/>
          </w:rPr>
          <w:delText xml:space="preserve"> </w:delText>
        </w:r>
        <w:r w:rsidR="006224F8" w:rsidRPr="006224F8" w:rsidDel="007C7AB9">
          <w:rPr>
            <w:b/>
          </w:rPr>
          <w:delText>добычи нефти</w:delText>
        </w:r>
      </w:del>
      <w:r w:rsidRPr="006224F8">
        <w:rPr>
          <w:b/>
        </w:rPr>
        <w:t>»</w:t>
      </w:r>
    </w:p>
    <w:p w:rsidR="00954854" w:rsidRPr="00954854" w:rsidRDefault="00954854" w:rsidP="00954854">
      <w:pPr>
        <w:spacing w:line="240" w:lineRule="auto"/>
        <w:ind w:left="705"/>
        <w:jc w:val="right"/>
        <w:rPr>
          <w:sz w:val="18"/>
          <w:szCs w:val="18"/>
        </w:rPr>
      </w:pPr>
    </w:p>
    <w:p w:rsidR="00954854" w:rsidRPr="00954854" w:rsidRDefault="00954854" w:rsidP="00954854">
      <w:pPr>
        <w:spacing w:line="240" w:lineRule="auto"/>
        <w:ind w:left="705"/>
        <w:jc w:val="right"/>
        <w:rPr>
          <w:sz w:val="18"/>
          <w:szCs w:val="18"/>
        </w:rPr>
      </w:pPr>
    </w:p>
    <w:p w:rsidR="00954854" w:rsidRPr="00954854" w:rsidRDefault="00954854" w:rsidP="00954854">
      <w:pPr>
        <w:spacing w:line="240" w:lineRule="auto"/>
        <w:ind w:left="705"/>
        <w:jc w:val="center"/>
        <w:rPr>
          <w:b/>
          <w:sz w:val="18"/>
          <w:szCs w:val="18"/>
        </w:rPr>
      </w:pPr>
    </w:p>
    <w:p w:rsidR="00954854" w:rsidRPr="00954854" w:rsidRDefault="00954854" w:rsidP="00954854">
      <w:pPr>
        <w:spacing w:line="240" w:lineRule="auto"/>
        <w:jc w:val="center"/>
        <w:rPr>
          <w:b/>
        </w:rPr>
      </w:pPr>
      <w:r w:rsidRPr="00954854">
        <w:rPr>
          <w:b/>
        </w:rPr>
        <w:t>ПОЯСНИТЕЛЬНАЯ ЗАПИСКА</w:t>
      </w:r>
    </w:p>
    <w:p w:rsidR="00954854" w:rsidRPr="00954854" w:rsidRDefault="00954854" w:rsidP="00954854">
      <w:pPr>
        <w:spacing w:line="240" w:lineRule="auto"/>
        <w:ind w:left="705"/>
        <w:jc w:val="center"/>
        <w:rPr>
          <w:b/>
        </w:rPr>
      </w:pPr>
    </w:p>
    <w:p w:rsidR="00954854" w:rsidRPr="00954854" w:rsidRDefault="00954854" w:rsidP="00954854">
      <w:pPr>
        <w:spacing w:line="240" w:lineRule="auto"/>
        <w:jc w:val="center"/>
        <w:rPr>
          <w:b/>
        </w:rPr>
      </w:pPr>
      <w:r w:rsidRPr="00954854">
        <w:rPr>
          <w:b/>
        </w:rPr>
        <w:t>к курсовой работе</w:t>
      </w:r>
    </w:p>
    <w:p w:rsidR="00954854" w:rsidRPr="00954854" w:rsidRDefault="00954854" w:rsidP="00954854">
      <w:pPr>
        <w:spacing w:line="240" w:lineRule="auto"/>
        <w:ind w:left="705"/>
        <w:jc w:val="center"/>
        <w:rPr>
          <w:b/>
        </w:rPr>
      </w:pPr>
    </w:p>
    <w:p w:rsidR="00954854" w:rsidRPr="00954854" w:rsidRDefault="00954854" w:rsidP="00954854">
      <w:pPr>
        <w:spacing w:line="240" w:lineRule="auto"/>
        <w:jc w:val="center"/>
        <w:rPr>
          <w:b/>
          <w:i/>
        </w:rPr>
      </w:pPr>
      <w:r w:rsidRPr="00954854">
        <w:rPr>
          <w:b/>
        </w:rPr>
        <w:t xml:space="preserve">по дисциплине </w:t>
      </w:r>
      <w:r w:rsidRPr="00954854">
        <w:rPr>
          <w:b/>
          <w:i/>
        </w:rPr>
        <w:t>«Базы данных»</w:t>
      </w:r>
    </w:p>
    <w:p w:rsidR="00954854" w:rsidRPr="00954854" w:rsidRDefault="00954854" w:rsidP="00954854">
      <w:pPr>
        <w:spacing w:line="240" w:lineRule="auto"/>
        <w:ind w:left="705"/>
        <w:jc w:val="center"/>
        <w:rPr>
          <w:b/>
        </w:rPr>
      </w:pPr>
    </w:p>
    <w:p w:rsidR="00954854" w:rsidRPr="00954854" w:rsidRDefault="00954854" w:rsidP="00954854">
      <w:pPr>
        <w:spacing w:line="240" w:lineRule="auto"/>
        <w:ind w:left="705"/>
        <w:jc w:val="center"/>
      </w:pPr>
    </w:p>
    <w:p w:rsidR="00954854" w:rsidRPr="00954854" w:rsidRDefault="00954854" w:rsidP="00954854">
      <w:pPr>
        <w:spacing w:line="240" w:lineRule="auto"/>
        <w:ind w:left="705"/>
        <w:jc w:val="center"/>
      </w:pPr>
    </w:p>
    <w:tbl>
      <w:tblPr>
        <w:tblW w:w="9961" w:type="dxa"/>
        <w:tblLook w:val="0000" w:firstRow="0" w:lastRow="0" w:firstColumn="0" w:lastColumn="0" w:noHBand="0" w:noVBand="0"/>
      </w:tblPr>
      <w:tblGrid>
        <w:gridCol w:w="2552"/>
        <w:gridCol w:w="2410"/>
        <w:gridCol w:w="1842"/>
        <w:gridCol w:w="1560"/>
        <w:gridCol w:w="1597"/>
      </w:tblGrid>
      <w:tr w:rsidR="00954854" w:rsidRPr="00954854" w:rsidTr="00961EC1">
        <w:trPr>
          <w:trHeight w:val="402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854" w:rsidRPr="00954854" w:rsidRDefault="00954854" w:rsidP="00954854">
            <w:pPr>
              <w:spacing w:line="240" w:lineRule="auto"/>
              <w:ind w:firstLine="0"/>
              <w:jc w:val="left"/>
            </w:pPr>
            <w:r w:rsidRPr="00954854">
              <w:t xml:space="preserve">Группа  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854" w:rsidRPr="00954854" w:rsidRDefault="00954854" w:rsidP="00954854">
            <w:pPr>
              <w:spacing w:line="240" w:lineRule="auto"/>
              <w:ind w:firstLine="0"/>
              <w:jc w:val="center"/>
            </w:pPr>
            <w:r w:rsidRPr="00954854">
              <w:t>Ф.И.О.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854" w:rsidRPr="00954854" w:rsidRDefault="00954854" w:rsidP="00954854">
            <w:pPr>
              <w:spacing w:line="240" w:lineRule="auto"/>
              <w:ind w:firstLine="0"/>
              <w:jc w:val="center"/>
            </w:pPr>
            <w:r w:rsidRPr="00954854">
              <w:t>Подпись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854" w:rsidRPr="00954854" w:rsidRDefault="00954854" w:rsidP="00954854">
            <w:pPr>
              <w:spacing w:line="240" w:lineRule="auto"/>
              <w:ind w:firstLine="0"/>
              <w:jc w:val="center"/>
            </w:pPr>
            <w:r w:rsidRPr="00954854">
              <w:t>Дата</w:t>
            </w:r>
          </w:p>
        </w:tc>
        <w:tc>
          <w:tcPr>
            <w:tcW w:w="15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854" w:rsidRPr="00954854" w:rsidRDefault="00954854" w:rsidP="00954854">
            <w:pPr>
              <w:spacing w:line="240" w:lineRule="auto"/>
              <w:ind w:firstLine="0"/>
              <w:jc w:val="center"/>
            </w:pPr>
            <w:r w:rsidRPr="00954854">
              <w:t>Оценка</w:t>
            </w:r>
          </w:p>
        </w:tc>
      </w:tr>
      <w:tr w:rsidR="00954854" w:rsidRPr="00954854" w:rsidTr="00961EC1">
        <w:trPr>
          <w:trHeight w:val="402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854" w:rsidRPr="00954854" w:rsidRDefault="00954854" w:rsidP="00954854">
            <w:pPr>
              <w:spacing w:line="240" w:lineRule="auto"/>
              <w:ind w:firstLine="0"/>
              <w:jc w:val="left"/>
            </w:pPr>
            <w:r w:rsidRPr="00954854">
              <w:t>Студент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854" w:rsidRPr="000C7C53" w:rsidRDefault="00B53FB0" w:rsidP="000C7C53">
            <w:pPr>
              <w:spacing w:line="240" w:lineRule="auto"/>
              <w:ind w:firstLine="0"/>
              <w:jc w:val="center"/>
            </w:pPr>
            <w:r w:rsidRPr="000C7C53">
              <w:t>Доронин С.Г.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854" w:rsidRPr="00954854" w:rsidRDefault="00954854" w:rsidP="00954854">
            <w:pPr>
              <w:spacing w:line="240" w:lineRule="auto"/>
              <w:rPr>
                <w:sz w:val="20"/>
                <w:szCs w:val="20"/>
              </w:rPr>
            </w:pPr>
            <w:r w:rsidRPr="00954854">
              <w:rPr>
                <w:sz w:val="20"/>
                <w:szCs w:val="20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854" w:rsidRPr="00954854" w:rsidRDefault="00954854" w:rsidP="00954854">
            <w:pPr>
              <w:spacing w:line="240" w:lineRule="auto"/>
              <w:rPr>
                <w:sz w:val="20"/>
                <w:szCs w:val="20"/>
              </w:rPr>
            </w:pPr>
            <w:r w:rsidRPr="00954854">
              <w:rPr>
                <w:sz w:val="20"/>
                <w:szCs w:val="20"/>
              </w:rPr>
              <w:t> 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854" w:rsidRPr="00954854" w:rsidRDefault="00954854" w:rsidP="00954854">
            <w:pPr>
              <w:spacing w:line="240" w:lineRule="auto"/>
              <w:rPr>
                <w:sz w:val="20"/>
                <w:szCs w:val="20"/>
              </w:rPr>
            </w:pPr>
            <w:r w:rsidRPr="00954854">
              <w:rPr>
                <w:sz w:val="20"/>
                <w:szCs w:val="20"/>
              </w:rPr>
              <w:t> </w:t>
            </w:r>
          </w:p>
        </w:tc>
      </w:tr>
      <w:tr w:rsidR="00954854" w:rsidRPr="00954854" w:rsidTr="00961EC1">
        <w:trPr>
          <w:trHeight w:val="402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854" w:rsidRPr="00954854" w:rsidRDefault="00954854" w:rsidP="00954854">
            <w:pPr>
              <w:spacing w:line="240" w:lineRule="auto"/>
              <w:ind w:firstLine="0"/>
              <w:jc w:val="left"/>
            </w:pPr>
            <w:r w:rsidRPr="00954854">
              <w:t>Консультант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854" w:rsidRPr="00954854" w:rsidRDefault="00954854" w:rsidP="00954854">
            <w:pPr>
              <w:spacing w:line="240" w:lineRule="auto"/>
              <w:rPr>
                <w:sz w:val="20"/>
                <w:szCs w:val="20"/>
              </w:rPr>
            </w:pPr>
            <w:r w:rsidRPr="00954854">
              <w:rPr>
                <w:sz w:val="20"/>
                <w:szCs w:val="20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854" w:rsidRPr="00954854" w:rsidRDefault="00954854" w:rsidP="00954854">
            <w:pPr>
              <w:spacing w:line="240" w:lineRule="auto"/>
              <w:rPr>
                <w:sz w:val="20"/>
                <w:szCs w:val="20"/>
              </w:rPr>
            </w:pPr>
            <w:r w:rsidRPr="00954854">
              <w:rPr>
                <w:sz w:val="20"/>
                <w:szCs w:val="20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854" w:rsidRPr="00954854" w:rsidRDefault="00954854" w:rsidP="00954854">
            <w:pPr>
              <w:spacing w:line="240" w:lineRule="auto"/>
              <w:rPr>
                <w:sz w:val="20"/>
                <w:szCs w:val="20"/>
              </w:rPr>
            </w:pPr>
            <w:r w:rsidRPr="00954854">
              <w:rPr>
                <w:sz w:val="20"/>
                <w:szCs w:val="20"/>
              </w:rPr>
              <w:t> 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854" w:rsidRPr="00954854" w:rsidRDefault="00954854" w:rsidP="00954854">
            <w:pPr>
              <w:spacing w:line="240" w:lineRule="auto"/>
              <w:rPr>
                <w:sz w:val="20"/>
                <w:szCs w:val="20"/>
              </w:rPr>
            </w:pPr>
            <w:r w:rsidRPr="00954854">
              <w:rPr>
                <w:sz w:val="20"/>
                <w:szCs w:val="20"/>
              </w:rPr>
              <w:t> </w:t>
            </w:r>
          </w:p>
        </w:tc>
      </w:tr>
      <w:tr w:rsidR="00954854" w:rsidRPr="00954854" w:rsidTr="00961EC1">
        <w:trPr>
          <w:trHeight w:val="402"/>
        </w:trPr>
        <w:tc>
          <w:tcPr>
            <w:tcW w:w="2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854" w:rsidRPr="00954854" w:rsidRDefault="00954854" w:rsidP="00954854">
            <w:pPr>
              <w:spacing w:line="240" w:lineRule="auto"/>
              <w:ind w:firstLine="0"/>
              <w:jc w:val="left"/>
            </w:pPr>
            <w:r w:rsidRPr="00954854">
              <w:t>Принял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854" w:rsidRPr="00954854" w:rsidRDefault="00954854" w:rsidP="00954854">
            <w:pPr>
              <w:spacing w:line="240" w:lineRule="auto"/>
              <w:rPr>
                <w:sz w:val="20"/>
                <w:szCs w:val="20"/>
              </w:rPr>
            </w:pPr>
            <w:r w:rsidRPr="00954854">
              <w:rPr>
                <w:sz w:val="20"/>
                <w:szCs w:val="20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854" w:rsidRPr="00954854" w:rsidRDefault="00954854" w:rsidP="00954854">
            <w:pPr>
              <w:spacing w:line="240" w:lineRule="auto"/>
              <w:rPr>
                <w:sz w:val="20"/>
                <w:szCs w:val="20"/>
              </w:rPr>
            </w:pPr>
            <w:r w:rsidRPr="00954854">
              <w:rPr>
                <w:sz w:val="20"/>
                <w:szCs w:val="20"/>
              </w:rPr>
              <w:t> 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854" w:rsidRPr="00954854" w:rsidRDefault="00954854" w:rsidP="00954854">
            <w:pPr>
              <w:spacing w:line="240" w:lineRule="auto"/>
              <w:rPr>
                <w:sz w:val="20"/>
                <w:szCs w:val="20"/>
              </w:rPr>
            </w:pPr>
            <w:r w:rsidRPr="00954854">
              <w:rPr>
                <w:sz w:val="20"/>
                <w:szCs w:val="20"/>
              </w:rPr>
              <w:t> </w:t>
            </w:r>
          </w:p>
        </w:tc>
        <w:tc>
          <w:tcPr>
            <w:tcW w:w="15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54854" w:rsidRPr="00954854" w:rsidRDefault="00954854" w:rsidP="00954854">
            <w:pPr>
              <w:spacing w:line="240" w:lineRule="auto"/>
              <w:rPr>
                <w:sz w:val="20"/>
                <w:szCs w:val="20"/>
              </w:rPr>
            </w:pPr>
            <w:r w:rsidRPr="00954854">
              <w:rPr>
                <w:sz w:val="20"/>
                <w:szCs w:val="20"/>
              </w:rPr>
              <w:t> </w:t>
            </w:r>
          </w:p>
        </w:tc>
      </w:tr>
    </w:tbl>
    <w:p w:rsidR="00954854" w:rsidRPr="00954854" w:rsidRDefault="00954854" w:rsidP="00954854">
      <w:pPr>
        <w:spacing w:line="240" w:lineRule="auto"/>
        <w:ind w:left="705"/>
        <w:jc w:val="center"/>
      </w:pPr>
    </w:p>
    <w:p w:rsidR="00954854" w:rsidRPr="00954854" w:rsidRDefault="00954854" w:rsidP="00954854">
      <w:pPr>
        <w:spacing w:line="240" w:lineRule="auto"/>
        <w:ind w:left="705"/>
        <w:jc w:val="center"/>
      </w:pPr>
    </w:p>
    <w:p w:rsidR="00954854" w:rsidRPr="00954854" w:rsidRDefault="00954854" w:rsidP="00954854">
      <w:pPr>
        <w:spacing w:line="240" w:lineRule="auto"/>
        <w:ind w:left="705"/>
        <w:jc w:val="center"/>
      </w:pPr>
    </w:p>
    <w:p w:rsidR="00954854" w:rsidRPr="00954854" w:rsidRDefault="00954854" w:rsidP="00954854">
      <w:pPr>
        <w:spacing w:line="240" w:lineRule="auto"/>
        <w:ind w:left="705"/>
        <w:jc w:val="center"/>
      </w:pPr>
    </w:p>
    <w:p w:rsidR="00954854" w:rsidRPr="00954854" w:rsidRDefault="00954854" w:rsidP="00954854">
      <w:pPr>
        <w:spacing w:line="240" w:lineRule="auto"/>
        <w:ind w:left="705"/>
        <w:jc w:val="center"/>
      </w:pPr>
    </w:p>
    <w:p w:rsidR="00954854" w:rsidRPr="00954854" w:rsidRDefault="00954854" w:rsidP="00954854">
      <w:pPr>
        <w:spacing w:line="240" w:lineRule="auto"/>
        <w:ind w:left="705"/>
        <w:jc w:val="center"/>
      </w:pPr>
    </w:p>
    <w:p w:rsidR="00954854" w:rsidRPr="00954854" w:rsidRDefault="00954854" w:rsidP="00954854">
      <w:pPr>
        <w:spacing w:line="240" w:lineRule="auto"/>
        <w:ind w:left="705"/>
        <w:jc w:val="center"/>
      </w:pPr>
      <w:r w:rsidRPr="00954854">
        <w:t>Уфа - 201</w:t>
      </w:r>
      <w:r w:rsidR="00193CF8">
        <w:t>2</w:t>
      </w:r>
      <w:r w:rsidRPr="00954854">
        <w:t xml:space="preserve"> г.</w:t>
      </w:r>
    </w:p>
    <w:bookmarkEnd w:id="0"/>
    <w:p w:rsidR="00954854" w:rsidRDefault="00954854">
      <w:pPr>
        <w:spacing w:after="200" w:line="276" w:lineRule="auto"/>
        <w:ind w:firstLine="0"/>
        <w:jc w:val="left"/>
      </w:pPr>
    </w:p>
    <w:p w:rsidR="009B6152" w:rsidRDefault="009B6152">
      <w:pPr>
        <w:spacing w:after="200" w:line="276" w:lineRule="auto"/>
        <w:ind w:firstLine="0"/>
        <w:jc w:val="left"/>
      </w:pPr>
      <w:r>
        <w:br w:type="page"/>
      </w:r>
    </w:p>
    <w:p w:rsidR="00EF67D3" w:rsidRDefault="00EF67D3" w:rsidP="00827594">
      <w:pPr>
        <w:spacing w:line="240" w:lineRule="auto"/>
        <w:jc w:val="center"/>
      </w:pPr>
      <w:r>
        <w:lastRenderedPageBreak/>
        <w:t>Федеральное агентство по образованию</w:t>
      </w:r>
    </w:p>
    <w:p w:rsidR="00EF67D3" w:rsidRDefault="00EF67D3" w:rsidP="00827594">
      <w:pPr>
        <w:spacing w:line="240" w:lineRule="auto"/>
        <w:jc w:val="center"/>
      </w:pPr>
      <w:r>
        <w:t>Государственное образовательное учреждение высшего профессионального образования</w:t>
      </w:r>
    </w:p>
    <w:p w:rsidR="00EF67D3" w:rsidRDefault="00EF67D3" w:rsidP="00827594">
      <w:pPr>
        <w:spacing w:line="240" w:lineRule="auto"/>
        <w:jc w:val="center"/>
      </w:pPr>
      <w:r>
        <w:t>«УФИМСКИЙ ГОСУДАРСТВЕННЫЙ АВИАЦИОННЫЙ ТЕХНИЧЕСКИЙ УНИВЕРСИТЕТ»</w:t>
      </w:r>
    </w:p>
    <w:p w:rsidR="00EF67D3" w:rsidRDefault="00EF67D3" w:rsidP="00827594">
      <w:pPr>
        <w:spacing w:line="240" w:lineRule="auto"/>
        <w:jc w:val="center"/>
      </w:pPr>
    </w:p>
    <w:p w:rsidR="00EF67D3" w:rsidRDefault="00EF67D3" w:rsidP="00827594">
      <w:pPr>
        <w:spacing w:line="240" w:lineRule="auto"/>
        <w:jc w:val="right"/>
      </w:pPr>
      <w:r>
        <w:t>Кафедра вычислительной математики и кибернетики</w:t>
      </w:r>
    </w:p>
    <w:p w:rsidR="00EF67D3" w:rsidRDefault="00EF67D3" w:rsidP="00827594">
      <w:pPr>
        <w:spacing w:line="240" w:lineRule="auto"/>
        <w:jc w:val="center"/>
      </w:pPr>
    </w:p>
    <w:p w:rsidR="00EF67D3" w:rsidRDefault="00EF67D3" w:rsidP="00827594">
      <w:pPr>
        <w:spacing w:line="240" w:lineRule="auto"/>
        <w:jc w:val="center"/>
      </w:pPr>
      <w:r>
        <w:t>ЗАДАНИЕ</w:t>
      </w:r>
    </w:p>
    <w:p w:rsidR="00EF67D3" w:rsidRDefault="00EF67D3" w:rsidP="00827594">
      <w:pPr>
        <w:spacing w:line="240" w:lineRule="auto"/>
      </w:pPr>
      <w:r>
        <w:t>На курсовую работу по дисциплине «Базы данных»</w:t>
      </w:r>
    </w:p>
    <w:p w:rsidR="00EF67D3" w:rsidRDefault="00EF67D3" w:rsidP="00827594">
      <w:pPr>
        <w:spacing w:line="240" w:lineRule="auto"/>
      </w:pPr>
    </w:p>
    <w:p w:rsidR="00EF67D3" w:rsidRPr="000C325C" w:rsidRDefault="00EF67D3" w:rsidP="00827594">
      <w:pPr>
        <w:spacing w:line="240" w:lineRule="auto"/>
        <w:ind w:firstLine="0"/>
      </w:pPr>
      <w:r w:rsidRPr="000C325C">
        <w:t>Студент __</w:t>
      </w:r>
      <w:r w:rsidR="000C325C" w:rsidRPr="000C325C">
        <w:rPr>
          <w:u w:val="single"/>
        </w:rPr>
        <w:t xml:space="preserve">Доронин С.Г.  </w:t>
      </w:r>
      <w:r w:rsidRPr="000C325C">
        <w:t xml:space="preserve"> Группа _</w:t>
      </w:r>
      <w:r w:rsidR="000C325C" w:rsidRPr="000C325C">
        <w:rPr>
          <w:u w:val="single"/>
        </w:rPr>
        <w:t xml:space="preserve">ПРО-201в    </w:t>
      </w:r>
      <w:r w:rsidRPr="000C325C">
        <w:t xml:space="preserve">     Консультант_</w:t>
      </w:r>
      <w:r w:rsidR="000C325C" w:rsidRPr="000C325C">
        <w:t>____</w:t>
      </w:r>
      <w:r w:rsidR="00AE66B5">
        <w:t>__________</w:t>
      </w:r>
      <w:r w:rsidRPr="000C325C">
        <w:t>______</w:t>
      </w:r>
    </w:p>
    <w:p w:rsidR="00EF67D3" w:rsidRPr="000C325C" w:rsidRDefault="00EF67D3" w:rsidP="00827594">
      <w:pPr>
        <w:spacing w:line="240" w:lineRule="auto"/>
        <w:rPr>
          <w:sz w:val="16"/>
          <w:szCs w:val="16"/>
        </w:rPr>
      </w:pPr>
      <w:r w:rsidRPr="000C325C">
        <w:rPr>
          <w:sz w:val="16"/>
          <w:szCs w:val="16"/>
        </w:rPr>
        <w:tab/>
        <w:t>Ф.И.О</w:t>
      </w:r>
      <w:r w:rsidRPr="000C325C">
        <w:rPr>
          <w:sz w:val="16"/>
          <w:szCs w:val="16"/>
        </w:rPr>
        <w:tab/>
      </w:r>
      <w:r w:rsidRPr="000C325C">
        <w:rPr>
          <w:sz w:val="16"/>
          <w:szCs w:val="16"/>
        </w:rPr>
        <w:tab/>
      </w:r>
      <w:r w:rsidRPr="000C325C">
        <w:rPr>
          <w:sz w:val="16"/>
          <w:szCs w:val="16"/>
        </w:rPr>
        <w:tab/>
        <w:t xml:space="preserve">            номер акад. гр.</w:t>
      </w:r>
      <w:r w:rsidRPr="000C325C">
        <w:rPr>
          <w:sz w:val="16"/>
          <w:szCs w:val="16"/>
        </w:rPr>
        <w:tab/>
      </w:r>
      <w:r w:rsidRPr="000C325C">
        <w:rPr>
          <w:sz w:val="16"/>
          <w:szCs w:val="16"/>
        </w:rPr>
        <w:tab/>
        <w:t xml:space="preserve">                                  Ф.И.О.</w:t>
      </w:r>
      <w:r w:rsidRPr="000C325C">
        <w:rPr>
          <w:sz w:val="16"/>
          <w:szCs w:val="16"/>
        </w:rPr>
        <w:tab/>
      </w:r>
      <w:r w:rsidRPr="000C325C">
        <w:rPr>
          <w:sz w:val="16"/>
          <w:szCs w:val="16"/>
        </w:rPr>
        <w:tab/>
        <w:t>.</w:t>
      </w:r>
    </w:p>
    <w:p w:rsidR="00EF67D3" w:rsidRPr="000C325C" w:rsidRDefault="00EF67D3" w:rsidP="00827594">
      <w:pPr>
        <w:spacing w:line="240" w:lineRule="auto"/>
        <w:rPr>
          <w:sz w:val="16"/>
          <w:szCs w:val="16"/>
        </w:rPr>
      </w:pPr>
    </w:p>
    <w:p w:rsidR="00EF67D3" w:rsidRPr="000C325C" w:rsidRDefault="00EF67D3" w:rsidP="00827594">
      <w:pPr>
        <w:numPr>
          <w:ilvl w:val="0"/>
          <w:numId w:val="1"/>
        </w:numPr>
        <w:spacing w:line="240" w:lineRule="auto"/>
        <w:jc w:val="left"/>
      </w:pPr>
      <w:r w:rsidRPr="000C325C">
        <w:t xml:space="preserve">Тема курсовой работы </w:t>
      </w:r>
    </w:p>
    <w:p w:rsidR="00EF67D3" w:rsidRPr="00256BFF" w:rsidRDefault="00C4667D" w:rsidP="00827594">
      <w:pPr>
        <w:spacing w:line="240" w:lineRule="auto"/>
        <w:jc w:val="center"/>
      </w:pPr>
      <w:r w:rsidRPr="007C7AB9">
        <w:rPr>
          <w:rPrChange w:id="2" w:author="phpusr phpusr" w:date="2012-11-28T16:08:00Z">
            <w:rPr>
              <w:highlight w:val="yellow"/>
            </w:rPr>
          </w:rPrChange>
        </w:rPr>
        <w:t>Автоматизированная система построения графика работы на площадках добычи нефти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570"/>
      </w:tblGrid>
      <w:tr w:rsidR="00EF67D3" w:rsidRPr="00BA19F6" w:rsidTr="006C7380">
        <w:tc>
          <w:tcPr>
            <w:tcW w:w="10704" w:type="dxa"/>
            <w:tcBorders>
              <w:top w:val="single" w:sz="4" w:space="0" w:color="auto"/>
              <w:bottom w:val="single" w:sz="4" w:space="0" w:color="auto"/>
            </w:tcBorders>
          </w:tcPr>
          <w:p w:rsidR="00EF67D3" w:rsidRPr="00BA19F6" w:rsidRDefault="00EF67D3" w:rsidP="00827594">
            <w:pPr>
              <w:spacing w:line="240" w:lineRule="auto"/>
              <w:jc w:val="center"/>
              <w:rPr>
                <w:sz w:val="16"/>
                <w:szCs w:val="16"/>
              </w:rPr>
            </w:pPr>
            <w:r w:rsidRPr="00DE4719">
              <w:rPr>
                <w:sz w:val="16"/>
                <w:szCs w:val="16"/>
              </w:rPr>
              <w:t>наименование темы</w:t>
            </w:r>
          </w:p>
          <w:p w:rsidR="00EF67D3" w:rsidRPr="00BA19F6" w:rsidRDefault="00EF67D3" w:rsidP="00827594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</w:tc>
      </w:tr>
      <w:tr w:rsidR="00EF67D3" w:rsidRPr="00BA19F6" w:rsidTr="006C7380">
        <w:tc>
          <w:tcPr>
            <w:tcW w:w="10704" w:type="dxa"/>
            <w:tcBorders>
              <w:top w:val="single" w:sz="4" w:space="0" w:color="auto"/>
            </w:tcBorders>
          </w:tcPr>
          <w:p w:rsidR="00EF67D3" w:rsidRPr="00BA19F6" w:rsidRDefault="00EF67D3" w:rsidP="00827594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</w:tc>
      </w:tr>
    </w:tbl>
    <w:p w:rsidR="00EF67D3" w:rsidRPr="00E26BA9" w:rsidRDefault="00EF67D3" w:rsidP="00827594">
      <w:pPr>
        <w:spacing w:line="240" w:lineRule="auto"/>
        <w:ind w:left="360"/>
      </w:pPr>
    </w:p>
    <w:p w:rsidR="00EF67D3" w:rsidRDefault="00EF67D3" w:rsidP="00827594">
      <w:pPr>
        <w:spacing w:line="240" w:lineRule="auto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092"/>
        <w:gridCol w:w="6478"/>
      </w:tblGrid>
      <w:tr w:rsidR="00EF67D3" w:rsidRPr="00BA19F6" w:rsidTr="006C7380">
        <w:tc>
          <w:tcPr>
            <w:tcW w:w="3177" w:type="dxa"/>
          </w:tcPr>
          <w:p w:rsidR="00EF67D3" w:rsidRPr="00BA19F6" w:rsidRDefault="00EF67D3" w:rsidP="00827594">
            <w:pPr>
              <w:numPr>
                <w:ilvl w:val="0"/>
                <w:numId w:val="1"/>
              </w:numPr>
              <w:spacing w:line="240" w:lineRule="auto"/>
            </w:pPr>
            <w:r w:rsidRPr="00BA19F6">
              <w:t>Основное содержание:</w:t>
            </w:r>
          </w:p>
        </w:tc>
        <w:tc>
          <w:tcPr>
            <w:tcW w:w="6728" w:type="dxa"/>
            <w:tcBorders>
              <w:bottom w:val="single" w:sz="4" w:space="0" w:color="auto"/>
            </w:tcBorders>
          </w:tcPr>
          <w:p w:rsidR="00EF67D3" w:rsidRPr="00BA19F6" w:rsidRDefault="00EF67D3" w:rsidP="00827594">
            <w:pPr>
              <w:spacing w:line="240" w:lineRule="auto"/>
              <w:ind w:firstLine="0"/>
            </w:pPr>
            <w:r w:rsidRPr="00BA19F6">
              <w:t xml:space="preserve">Разработка информационной модели предметной области, </w:t>
            </w:r>
          </w:p>
        </w:tc>
      </w:tr>
      <w:tr w:rsidR="00EF67D3" w:rsidRPr="00BA19F6" w:rsidTr="006C7380">
        <w:tc>
          <w:tcPr>
            <w:tcW w:w="9905" w:type="dxa"/>
            <w:gridSpan w:val="2"/>
            <w:tcBorders>
              <w:bottom w:val="single" w:sz="4" w:space="0" w:color="auto"/>
            </w:tcBorders>
          </w:tcPr>
          <w:p w:rsidR="00EF67D3" w:rsidRPr="00BA19F6" w:rsidRDefault="00EF67D3" w:rsidP="00827594">
            <w:pPr>
              <w:spacing w:line="240" w:lineRule="auto"/>
            </w:pPr>
            <w:r w:rsidRPr="00BA19F6">
              <w:t xml:space="preserve">разработка программного продукта для работы с клиент-серверной СУБД, создание </w:t>
            </w:r>
          </w:p>
        </w:tc>
      </w:tr>
      <w:tr w:rsidR="00EF67D3" w:rsidRPr="00BA19F6" w:rsidTr="006C7380">
        <w:tc>
          <w:tcPr>
            <w:tcW w:w="990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EF67D3" w:rsidRPr="00BA19F6" w:rsidRDefault="00EF67D3" w:rsidP="00827594">
            <w:pPr>
              <w:spacing w:line="240" w:lineRule="auto"/>
            </w:pPr>
            <w:r w:rsidRPr="00BA19F6">
              <w:t>программной документации</w:t>
            </w:r>
          </w:p>
        </w:tc>
      </w:tr>
    </w:tbl>
    <w:p w:rsidR="00EF67D3" w:rsidRDefault="00EF67D3" w:rsidP="00827594">
      <w:pPr>
        <w:spacing w:line="240" w:lineRule="auto"/>
        <w:ind w:left="360"/>
      </w:pPr>
    </w:p>
    <w:p w:rsidR="00EF67D3" w:rsidRDefault="00EF67D3" w:rsidP="00827594">
      <w:pPr>
        <w:spacing w:line="240" w:lineRule="auto"/>
        <w:ind w:left="360"/>
      </w:pPr>
    </w:p>
    <w:p w:rsidR="00EF67D3" w:rsidRDefault="00EF67D3" w:rsidP="00827594">
      <w:pPr>
        <w:numPr>
          <w:ilvl w:val="0"/>
          <w:numId w:val="1"/>
        </w:numPr>
        <w:spacing w:line="240" w:lineRule="auto"/>
        <w:jc w:val="left"/>
      </w:pPr>
      <w:r>
        <w:t>Требования к оформлению</w:t>
      </w:r>
    </w:p>
    <w:p w:rsidR="00EF67D3" w:rsidRDefault="00EF67D3" w:rsidP="00827594">
      <w:pPr>
        <w:numPr>
          <w:ilvl w:val="1"/>
          <w:numId w:val="1"/>
        </w:numPr>
        <w:spacing w:line="240" w:lineRule="auto"/>
        <w:jc w:val="left"/>
      </w:pPr>
      <w:r>
        <w:t>Т</w:t>
      </w:r>
      <w:r w:rsidRPr="00E102FE">
        <w:t>ехническо</w:t>
      </w:r>
      <w:r>
        <w:t xml:space="preserve">е задание </w:t>
      </w:r>
      <w:r w:rsidRPr="00E102FE">
        <w:t>для программного продукта</w:t>
      </w:r>
      <w:r>
        <w:t xml:space="preserve"> должно быть оформлено согласно ГОСТу</w:t>
      </w:r>
      <w:r w:rsidRPr="00437828">
        <w:t xml:space="preserve"> 19.201-78 </w:t>
      </w:r>
      <w:r>
        <w:t xml:space="preserve">«Техническое задание. Требования к содержанию и оформлению». </w:t>
      </w:r>
    </w:p>
    <w:p w:rsidR="00EF67D3" w:rsidRDefault="00EF67D3" w:rsidP="00827594">
      <w:pPr>
        <w:numPr>
          <w:ilvl w:val="1"/>
          <w:numId w:val="1"/>
        </w:numPr>
        <w:spacing w:line="240" w:lineRule="auto"/>
        <w:jc w:val="left"/>
        <w:rPr>
          <w:sz w:val="18"/>
          <w:szCs w:val="18"/>
        </w:rPr>
      </w:pPr>
      <w:r>
        <w:t>Р</w:t>
      </w:r>
      <w:r w:rsidRPr="00BA4D2F">
        <w:t>уководств</w:t>
      </w:r>
      <w:r>
        <w:t>о</w:t>
      </w:r>
      <w:r w:rsidRPr="00BA4D2F">
        <w:t xml:space="preserve"> пользователя</w:t>
      </w:r>
      <w:r>
        <w:t xml:space="preserve"> (оператора) разрабатывается и оформляется согласно ГОСТу</w:t>
      </w:r>
      <w:r w:rsidRPr="00583B4E">
        <w:t>19.505-79</w:t>
      </w:r>
      <w:r>
        <w:t xml:space="preserve"> «Руководство оператора. Требования к содержанию и оформлению».</w:t>
      </w:r>
      <w:r w:rsidRPr="00BA4D2F">
        <w:t xml:space="preserve"> </w:t>
      </w:r>
    </w:p>
    <w:p w:rsidR="00EF67D3" w:rsidRDefault="00EF67D3" w:rsidP="00827594">
      <w:pPr>
        <w:numPr>
          <w:ilvl w:val="1"/>
          <w:numId w:val="1"/>
        </w:numPr>
        <w:spacing w:line="240" w:lineRule="auto"/>
        <w:jc w:val="left"/>
      </w:pPr>
      <w:r>
        <w:t>В пояснительной записке должны содержаться следующие разделы:</w:t>
      </w:r>
    </w:p>
    <w:p w:rsidR="00EF67D3" w:rsidRDefault="00EF67D3" w:rsidP="00827594">
      <w:pPr>
        <w:numPr>
          <w:ilvl w:val="0"/>
          <w:numId w:val="2"/>
        </w:numPr>
        <w:spacing w:line="240" w:lineRule="auto"/>
      </w:pPr>
      <w:r>
        <w:t>Введение – в этой части описывается цель курсовой работы, требования к разрабатываемой базе данных и приложению.</w:t>
      </w:r>
    </w:p>
    <w:p w:rsidR="00EF67D3" w:rsidRDefault="00EF67D3" w:rsidP="00827594">
      <w:pPr>
        <w:numPr>
          <w:ilvl w:val="0"/>
          <w:numId w:val="2"/>
        </w:numPr>
        <w:spacing w:line="240" w:lineRule="auto"/>
      </w:pPr>
      <w:r>
        <w:t>Техническое задание, оформленное согласно ГОСТу.</w:t>
      </w:r>
    </w:p>
    <w:p w:rsidR="00EF67D3" w:rsidRDefault="00EF67D3" w:rsidP="00827594">
      <w:pPr>
        <w:numPr>
          <w:ilvl w:val="0"/>
          <w:numId w:val="2"/>
        </w:numPr>
        <w:spacing w:line="240" w:lineRule="auto"/>
      </w:pPr>
      <w:r>
        <w:t>ER</w:t>
      </w:r>
      <w:r w:rsidRPr="00AE4C98">
        <w:t>-</w:t>
      </w:r>
      <w:r>
        <w:t>диаграмма (логический и физический уровень).</w:t>
      </w:r>
    </w:p>
    <w:p w:rsidR="00EF67D3" w:rsidRDefault="00EF67D3" w:rsidP="00827594">
      <w:pPr>
        <w:numPr>
          <w:ilvl w:val="0"/>
          <w:numId w:val="2"/>
        </w:numPr>
        <w:spacing w:line="240" w:lineRule="auto"/>
      </w:pPr>
      <w:r>
        <w:t>Программная реализация ER</w:t>
      </w:r>
      <w:r w:rsidRPr="00AE4C98">
        <w:t>-</w:t>
      </w:r>
      <w:r>
        <w:t>диаграммы  (с комментариями SQL-кода).</w:t>
      </w:r>
    </w:p>
    <w:p w:rsidR="00EF67D3" w:rsidRPr="00AE4C98" w:rsidRDefault="00EF67D3" w:rsidP="00827594">
      <w:pPr>
        <w:numPr>
          <w:ilvl w:val="0"/>
          <w:numId w:val="2"/>
        </w:numPr>
        <w:spacing w:line="240" w:lineRule="auto"/>
      </w:pPr>
      <w:r>
        <w:t>Разработка приложения – в этой части должна быть представлена структура модулей программы и их взаимосвязь, описана схема работы с базой данных на уровне компонентов, описаны особенности реализации приложения.</w:t>
      </w:r>
    </w:p>
    <w:p w:rsidR="00EF67D3" w:rsidRDefault="00EF67D3" w:rsidP="00827594">
      <w:pPr>
        <w:numPr>
          <w:ilvl w:val="0"/>
          <w:numId w:val="2"/>
        </w:numPr>
        <w:spacing w:line="240" w:lineRule="auto"/>
      </w:pPr>
      <w:r>
        <w:t>Руководство пользователя, оформленное согласно ГОСТу.</w:t>
      </w:r>
    </w:p>
    <w:p w:rsidR="00EF67D3" w:rsidRDefault="00EF67D3" w:rsidP="00827594">
      <w:pPr>
        <w:numPr>
          <w:ilvl w:val="0"/>
          <w:numId w:val="2"/>
        </w:numPr>
        <w:spacing w:line="240" w:lineRule="auto"/>
      </w:pPr>
      <w:r>
        <w:t>Заключение – эта часть содержит описание основных результатов работы, сферу его применения.</w:t>
      </w:r>
    </w:p>
    <w:p w:rsidR="00EF67D3" w:rsidRDefault="00EF67D3" w:rsidP="00827594">
      <w:pPr>
        <w:spacing w:line="240" w:lineRule="auto"/>
      </w:pPr>
    </w:p>
    <w:p w:rsidR="00EF67D3" w:rsidRDefault="00EF67D3" w:rsidP="00827594">
      <w:pPr>
        <w:spacing w:line="240" w:lineRule="auto"/>
        <w:ind w:left="360"/>
      </w:pPr>
      <w:r>
        <w:t>Дата выдачи  ____________                         Дата окончания  ________________</w:t>
      </w:r>
    </w:p>
    <w:p w:rsidR="00EF67D3" w:rsidRDefault="00EF67D3" w:rsidP="00827594">
      <w:pPr>
        <w:spacing w:line="240" w:lineRule="auto"/>
        <w:ind w:left="360"/>
      </w:pPr>
    </w:p>
    <w:p w:rsidR="00EF67D3" w:rsidRPr="00EF67D3" w:rsidRDefault="00EF67D3" w:rsidP="00827594">
      <w:pPr>
        <w:spacing w:line="240" w:lineRule="auto"/>
        <w:ind w:left="360"/>
      </w:pPr>
      <w:r>
        <w:t xml:space="preserve">Руководитель ___________________ </w:t>
      </w:r>
      <w:r w:rsidRPr="00EF67D3">
        <w:t>Зотова О.Ф.</w:t>
      </w:r>
    </w:p>
    <w:p w:rsidR="00EF67D3" w:rsidRDefault="00EF67D3" w:rsidP="00827594">
      <w:pPr>
        <w:spacing w:line="240" w:lineRule="auto"/>
        <w:ind w:left="360"/>
        <w:rPr>
          <w:sz w:val="18"/>
          <w:szCs w:val="18"/>
        </w:rPr>
      </w:pPr>
      <w:r>
        <w:t xml:space="preserve">                                      </w:t>
      </w:r>
      <w:r w:rsidRPr="00F74C43">
        <w:rPr>
          <w:sz w:val="18"/>
          <w:szCs w:val="18"/>
        </w:rPr>
        <w:t>Подпись</w:t>
      </w:r>
    </w:p>
    <w:p w:rsidR="00AE66B5" w:rsidRDefault="00EF67D3">
      <w:pPr>
        <w:spacing w:after="200" w:line="276" w:lineRule="auto"/>
        <w:ind w:firstLine="0"/>
        <w:jc w:val="left"/>
      </w:pPr>
      <w:r>
        <w:br w:type="page"/>
      </w:r>
    </w:p>
    <w:p w:rsidR="00AE66B5" w:rsidRDefault="00AE66B5" w:rsidP="006224F8">
      <w:pPr>
        <w:pStyle w:val="1"/>
      </w:pPr>
      <w:r w:rsidRPr="00AE66B5">
        <w:lastRenderedPageBreak/>
        <w:t>Введение</w:t>
      </w:r>
    </w:p>
    <w:p w:rsidR="006224F8" w:rsidRPr="006224F8" w:rsidDel="00F4312E" w:rsidRDefault="006224F8" w:rsidP="006224F8">
      <w:pPr>
        <w:rPr>
          <w:del w:id="3" w:author="phpusr phpusr" w:date="2012-11-24T14:01:00Z"/>
        </w:rPr>
      </w:pPr>
      <w:del w:id="4" w:author="phpusr phpusr" w:date="2012-11-24T14:01:00Z">
        <w:r w:rsidRPr="006224F8" w:rsidDel="00F4312E">
          <w:rPr>
            <w:highlight w:val="red"/>
          </w:rPr>
          <w:delText>в этой части описывается цель курсовой работы, требования к разрабатываемой базе данных и приложению</w:delText>
        </w:r>
      </w:del>
    </w:p>
    <w:p w:rsidR="00AE66B5" w:rsidRDefault="00DC1D87">
      <w:pPr>
        <w:rPr>
          <w:ins w:id="5" w:author="phpusr phpusr" w:date="2012-11-24T12:50:00Z"/>
        </w:rPr>
        <w:pPrChange w:id="6" w:author="phpusr phpusr" w:date="2012-11-24T12:49:00Z">
          <w:pPr>
            <w:spacing w:after="200" w:line="276" w:lineRule="auto"/>
            <w:ind w:firstLine="0"/>
            <w:jc w:val="left"/>
          </w:pPr>
        </w:pPrChange>
      </w:pPr>
      <w:ins w:id="7" w:author="phpusr phpusr" w:date="2012-11-24T12:50:00Z">
        <w:r>
          <w:t>В ЭГТИ используется большое количество площадок</w:t>
        </w:r>
      </w:ins>
      <w:ins w:id="8" w:author="phpusr phpusr" w:date="2012-11-24T14:01:00Z">
        <w:r w:rsidR="00F4312E">
          <w:t xml:space="preserve"> и </w:t>
        </w:r>
      </w:ins>
      <w:ins w:id="9" w:author="phpusr phpusr" w:date="2012-11-24T14:02:00Z">
        <w:r w:rsidR="00F4312E">
          <w:t>рабочих</w:t>
        </w:r>
      </w:ins>
      <w:ins w:id="10" w:author="phpusr phpusr" w:date="2012-11-24T12:50:00Z">
        <w:r>
          <w:t xml:space="preserve"> для добычи нефти, в связи с этим для эффективной </w:t>
        </w:r>
      </w:ins>
      <w:ins w:id="11" w:author="phpusr phpusr" w:date="2012-11-24T14:02:00Z">
        <w:r w:rsidR="00F4312E">
          <w:t>деятельности</w:t>
        </w:r>
      </w:ins>
      <w:ins w:id="12" w:author="phpusr phpusr" w:date="2012-11-24T12:50:00Z">
        <w:r>
          <w:t xml:space="preserve"> требуется построение графика работы сотрудников на площадках.</w:t>
        </w:r>
      </w:ins>
    </w:p>
    <w:p w:rsidR="00DC1D87" w:rsidRDefault="00DC1D87">
      <w:pPr>
        <w:rPr>
          <w:ins w:id="13" w:author="phpusr phpusr" w:date="2012-11-24T12:55:00Z"/>
        </w:rPr>
        <w:pPrChange w:id="14" w:author="phpusr phpusr" w:date="2012-11-24T12:49:00Z">
          <w:pPr>
            <w:spacing w:after="200" w:line="276" w:lineRule="auto"/>
            <w:ind w:firstLine="0"/>
            <w:jc w:val="left"/>
          </w:pPr>
        </w:pPrChange>
      </w:pPr>
      <w:ins w:id="15" w:author="phpusr phpusr" w:date="2012-11-24T12:51:00Z">
        <w:r>
          <w:t xml:space="preserve">В данный момент график строится одним человеком вручную в </w:t>
        </w:r>
        <w:r>
          <w:rPr>
            <w:lang w:val="en-US"/>
          </w:rPr>
          <w:t>Excel</w:t>
        </w:r>
      </w:ins>
      <w:ins w:id="16" w:author="phpusr phpusr" w:date="2012-11-24T12:52:00Z">
        <w:r>
          <w:t>. Это рутинная работа, которая подвержена ошибкам, так как</w:t>
        </w:r>
      </w:ins>
      <w:ins w:id="17" w:author="phpusr phpusr" w:date="2012-11-24T12:53:00Z">
        <w:r w:rsidR="00637F9F">
          <w:t xml:space="preserve"> приходится учитывать мно</w:t>
        </w:r>
      </w:ins>
      <w:ins w:id="18" w:author="phpusr phpusr" w:date="2012-11-24T12:54:00Z">
        <w:r w:rsidR="00637F9F">
          <w:t>го условий</w:t>
        </w:r>
      </w:ins>
      <w:ins w:id="19" w:author="phpusr phpusr" w:date="2012-11-24T12:55:00Z">
        <w:r w:rsidR="00637F9F">
          <w:t>.</w:t>
        </w:r>
      </w:ins>
      <w:ins w:id="20" w:author="phpusr phpusr" w:date="2012-11-24T12:54:00Z">
        <w:r w:rsidR="00637F9F">
          <w:t xml:space="preserve"> </w:t>
        </w:r>
      </w:ins>
      <w:ins w:id="21" w:author="phpusr phpusr" w:date="2012-11-24T12:55:00Z">
        <w:r w:rsidR="00637F9F">
          <w:t>Н</w:t>
        </w:r>
      </w:ins>
      <w:ins w:id="22" w:author="phpusr phpusr" w:date="2012-11-24T12:54:00Z">
        <w:r w:rsidR="00637F9F">
          <w:t>апример</w:t>
        </w:r>
      </w:ins>
      <w:ins w:id="23" w:author="phpusr phpusr" w:date="2012-11-24T12:55:00Z">
        <w:r w:rsidR="00637F9F">
          <w:t>,</w:t>
        </w:r>
      </w:ins>
      <w:ins w:id="24" w:author="phpusr phpusr" w:date="2012-11-24T12:54:00Z">
        <w:r w:rsidR="00637F9F">
          <w:t xml:space="preserve"> находится ли сотрудник в отпуске или он уволен, или не прошло определенное количество дней с его последнего приезда и т.д.</w:t>
        </w:r>
      </w:ins>
    </w:p>
    <w:p w:rsidR="00637F9F" w:rsidRDefault="00637F9F">
      <w:pPr>
        <w:rPr>
          <w:ins w:id="25" w:author="phpusr phpusr" w:date="2012-11-24T12:55:00Z"/>
        </w:rPr>
        <w:pPrChange w:id="26" w:author="phpusr phpusr" w:date="2012-11-24T12:49:00Z">
          <w:pPr>
            <w:spacing w:after="200" w:line="276" w:lineRule="auto"/>
            <w:ind w:firstLine="0"/>
            <w:jc w:val="left"/>
          </w:pPr>
        </w:pPrChange>
      </w:pPr>
      <w:ins w:id="27" w:author="phpusr phpusr" w:date="2012-11-24T12:55:00Z">
        <w:r>
          <w:t>В среднем на это уходит 2-3 дня, а это солидное время, которое может быть потрачено на более важные дела.</w:t>
        </w:r>
      </w:ins>
    </w:p>
    <w:p w:rsidR="00637F9F" w:rsidRDefault="00637F9F">
      <w:pPr>
        <w:rPr>
          <w:ins w:id="28" w:author="phpusr phpusr" w:date="2012-11-24T12:59:00Z"/>
        </w:rPr>
        <w:pPrChange w:id="29" w:author="phpusr phpusr" w:date="2012-11-24T12:49:00Z">
          <w:pPr>
            <w:spacing w:after="200" w:line="276" w:lineRule="auto"/>
            <w:ind w:firstLine="0"/>
            <w:jc w:val="left"/>
          </w:pPr>
        </w:pPrChange>
      </w:pPr>
      <w:ins w:id="30" w:author="phpusr phpusr" w:date="2012-11-24T12:56:00Z">
        <w:r>
          <w:t>Кроме того, в конце месяца нужно составить отчет</w:t>
        </w:r>
      </w:ins>
      <w:ins w:id="31" w:author="phpusr phpusr" w:date="2012-11-24T12:59:00Z">
        <w:r>
          <w:t>ы</w:t>
        </w:r>
      </w:ins>
      <w:ins w:id="32" w:author="phpusr phpusr" w:date="2012-11-24T12:56:00Z">
        <w:r>
          <w:t xml:space="preserve"> о работе сотрудников. Это тоже делается вручную в </w:t>
        </w:r>
      </w:ins>
      <w:ins w:id="33" w:author="phpusr phpusr" w:date="2012-11-24T12:57:00Z">
        <w:r>
          <w:rPr>
            <w:lang w:val="en-US"/>
          </w:rPr>
          <w:t>Excel</w:t>
        </w:r>
        <w:r>
          <w:t>. Это еще более рутинная</w:t>
        </w:r>
      </w:ins>
      <w:ins w:id="34" w:author="phpusr phpusr" w:date="2012-11-24T13:04:00Z">
        <w:r w:rsidR="00897A0D">
          <w:t xml:space="preserve"> работа</w:t>
        </w:r>
      </w:ins>
      <w:ins w:id="35" w:author="phpusr phpusr" w:date="2012-11-24T12:57:00Z">
        <w:r>
          <w:t xml:space="preserve">, которой занимается несколько человек, потому что в организации </w:t>
        </w:r>
      </w:ins>
      <w:ins w:id="36" w:author="phpusr phpusr" w:date="2012-11-24T12:58:00Z">
        <w:r>
          <w:t>большой штат сотрудников.</w:t>
        </w:r>
      </w:ins>
    </w:p>
    <w:p w:rsidR="00637F9F" w:rsidRDefault="00637F9F">
      <w:pPr>
        <w:rPr>
          <w:ins w:id="37" w:author="phpusr phpusr" w:date="2012-11-24T13:01:00Z"/>
        </w:rPr>
        <w:pPrChange w:id="38" w:author="phpusr phpusr" w:date="2012-11-24T12:49:00Z">
          <w:pPr>
            <w:spacing w:after="200" w:line="276" w:lineRule="auto"/>
            <w:ind w:firstLine="0"/>
            <w:jc w:val="left"/>
          </w:pPr>
        </w:pPrChange>
      </w:pPr>
      <w:ins w:id="39" w:author="phpusr phpusr" w:date="2012-11-24T12:59:00Z">
        <w:r>
          <w:t xml:space="preserve">На составление отчетов в среднем уходит </w:t>
        </w:r>
      </w:ins>
      <w:ins w:id="40" w:author="phpusr phpusr" w:date="2012-11-24T13:00:00Z">
        <w:r>
          <w:t>7-8</w:t>
        </w:r>
      </w:ins>
      <w:ins w:id="41" w:author="phpusr phpusr" w:date="2012-11-24T12:59:00Z">
        <w:r>
          <w:t xml:space="preserve"> дн</w:t>
        </w:r>
      </w:ins>
      <w:ins w:id="42" w:author="phpusr phpusr" w:date="2012-11-24T13:00:00Z">
        <w:r>
          <w:t xml:space="preserve">ей, к тому же приходится отвлекать </w:t>
        </w:r>
      </w:ins>
      <w:ins w:id="43" w:author="phpusr phpusr" w:date="2012-11-24T13:01:00Z">
        <w:r>
          <w:t>бухгалтерию</w:t>
        </w:r>
      </w:ins>
      <w:ins w:id="44" w:author="phpusr phpusr" w:date="2012-11-24T13:00:00Z">
        <w:r>
          <w:t xml:space="preserve"> от их основной работы.</w:t>
        </w:r>
      </w:ins>
    </w:p>
    <w:p w:rsidR="00637F9F" w:rsidRDefault="00637F9F">
      <w:pPr>
        <w:rPr>
          <w:ins w:id="45" w:author="phpusr phpusr" w:date="2012-11-24T13:04:00Z"/>
        </w:rPr>
        <w:pPrChange w:id="46" w:author="phpusr phpusr" w:date="2012-11-24T12:49:00Z">
          <w:pPr>
            <w:spacing w:after="200" w:line="276" w:lineRule="auto"/>
            <w:ind w:firstLine="0"/>
            <w:jc w:val="left"/>
          </w:pPr>
        </w:pPrChange>
      </w:pPr>
      <w:ins w:id="47" w:author="phpusr phpusr" w:date="2012-11-24T13:01:00Z">
        <w:r>
          <w:t xml:space="preserve">Сейчас все это можно автоматизировать. </w:t>
        </w:r>
      </w:ins>
      <w:ins w:id="48" w:author="phpusr phpusr" w:date="2012-11-24T13:02:00Z">
        <w:r>
          <w:t>Например,</w:t>
        </w:r>
      </w:ins>
      <w:ins w:id="49" w:author="phpusr phpusr" w:date="2012-11-24T13:07:00Z">
        <w:r w:rsidR="00897A0D">
          <w:t xml:space="preserve"> </w:t>
        </w:r>
        <w:r w:rsidR="00897A0D" w:rsidRPr="00AA4A9E">
          <w:rPr>
            <w:color w:val="000000"/>
            <w:szCs w:val="28"/>
          </w:rPr>
          <w:t>уже решены некоторые подобные задачи</w:t>
        </w:r>
        <w:r w:rsidR="00897A0D">
          <w:rPr>
            <w:color w:val="000000"/>
            <w:szCs w:val="28"/>
          </w:rPr>
          <w:t xml:space="preserve"> контроля расходов и управления услугами через </w:t>
        </w:r>
      </w:ins>
      <w:ins w:id="50" w:author="phpusr phpusr" w:date="2012-11-24T13:08:00Z">
        <w:r w:rsidR="00897A0D">
          <w:rPr>
            <w:color w:val="000000"/>
            <w:szCs w:val="28"/>
          </w:rPr>
          <w:t>И</w:t>
        </w:r>
      </w:ins>
      <w:ins w:id="51" w:author="phpusr phpusr" w:date="2012-11-24T13:07:00Z">
        <w:r w:rsidR="00897A0D">
          <w:rPr>
            <w:color w:val="000000"/>
            <w:szCs w:val="28"/>
          </w:rPr>
          <w:t>нтернет</w:t>
        </w:r>
      </w:ins>
      <w:ins w:id="52" w:author="phpusr phpusr" w:date="2012-11-24T13:02:00Z">
        <w:r>
          <w:t xml:space="preserve"> </w:t>
        </w:r>
      </w:ins>
      <w:ins w:id="53" w:author="phpusr phpusr" w:date="2012-11-24T13:07:00Z">
        <w:r w:rsidR="00897A0D">
          <w:t>(</w:t>
        </w:r>
      </w:ins>
      <w:ins w:id="54" w:author="phpusr phpusr" w:date="2012-11-24T13:02:00Z">
        <w:r>
          <w:t>все сотовые операторы используют веб-приложения для того</w:t>
        </w:r>
      </w:ins>
      <w:ins w:id="55" w:author="phpusr phpusr" w:date="2012-11-24T13:08:00Z">
        <w:r w:rsidR="00897A0D">
          <w:t xml:space="preserve"> этого</w:t>
        </w:r>
      </w:ins>
      <w:ins w:id="56" w:author="phpusr phpusr" w:date="2012-11-24T13:07:00Z">
        <w:r w:rsidR="00897A0D">
          <w:t>)</w:t>
        </w:r>
      </w:ins>
      <w:ins w:id="57" w:author="phpusr phpusr" w:date="2012-11-24T13:04:00Z">
        <w:r w:rsidR="00897A0D">
          <w:t>.</w:t>
        </w:r>
      </w:ins>
    </w:p>
    <w:p w:rsidR="00897A0D" w:rsidRDefault="00897A0D">
      <w:pPr>
        <w:rPr>
          <w:ins w:id="58" w:author="phpusr phpusr" w:date="2012-11-24T13:56:00Z"/>
          <w:color w:val="000000"/>
          <w:szCs w:val="28"/>
        </w:rPr>
        <w:pPrChange w:id="59" w:author="phpusr phpusr" w:date="2012-11-24T12:49:00Z">
          <w:pPr>
            <w:spacing w:after="200" w:line="276" w:lineRule="auto"/>
            <w:ind w:firstLine="0"/>
            <w:jc w:val="left"/>
          </w:pPr>
        </w:pPrChange>
      </w:pPr>
      <w:ins w:id="60" w:author="phpusr phpusr" w:date="2012-11-24T13:09:00Z">
        <w:r w:rsidRPr="00AA4A9E">
          <w:rPr>
            <w:color w:val="000000"/>
            <w:szCs w:val="28"/>
          </w:rPr>
          <w:t xml:space="preserve">Новизна данного программного решения состоит в том, что в нём реализована удобная система </w:t>
        </w:r>
        <w:r>
          <w:rPr>
            <w:color w:val="000000"/>
            <w:szCs w:val="28"/>
          </w:rPr>
          <w:t>построения графика работы сотрудников и автоматизированное составление отчетов на основе графика</w:t>
        </w:r>
        <w:r w:rsidRPr="00AA4A9E">
          <w:rPr>
            <w:color w:val="000000"/>
            <w:szCs w:val="28"/>
          </w:rPr>
          <w:t>.</w:t>
        </w:r>
      </w:ins>
    </w:p>
    <w:p w:rsidR="00F4312E" w:rsidRDefault="00F4312E">
      <w:pPr>
        <w:rPr>
          <w:ins w:id="61" w:author="phpusr phpusr" w:date="2012-11-24T13:58:00Z"/>
          <w:color w:val="000000"/>
          <w:szCs w:val="28"/>
        </w:rPr>
        <w:pPrChange w:id="62" w:author="phpusr phpusr" w:date="2012-11-24T12:49:00Z">
          <w:pPr>
            <w:spacing w:after="200" w:line="276" w:lineRule="auto"/>
            <w:ind w:firstLine="0"/>
            <w:jc w:val="left"/>
          </w:pPr>
        </w:pPrChange>
      </w:pPr>
      <w:ins w:id="63" w:author="phpusr phpusr" w:date="2012-11-24T13:56:00Z">
        <w:r>
          <w:rPr>
            <w:color w:val="000000"/>
            <w:szCs w:val="28"/>
          </w:rPr>
          <w:t>Данное программное решение предназначено для автоматизации построения графика работы сотрудников на площадках добычи нефти.</w:t>
        </w:r>
      </w:ins>
      <w:ins w:id="64" w:author="phpusr phpusr" w:date="2012-11-24T13:57:00Z">
        <w:r>
          <w:rPr>
            <w:color w:val="000000"/>
            <w:szCs w:val="28"/>
          </w:rPr>
          <w:t xml:space="preserve"> Предлагаемый проект позволит пользователю намного облегчить его работу, более быстро осуществлять ввод, поиск и корректировку данных. </w:t>
        </w:r>
      </w:ins>
      <w:ins w:id="65" w:author="phpusr phpusr" w:date="2012-11-24T13:58:00Z">
        <w:r>
          <w:rPr>
            <w:color w:val="000000"/>
            <w:szCs w:val="28"/>
          </w:rPr>
          <w:t>А так же автоматизировано составлять отчеты о работе сотрудников.</w:t>
        </w:r>
      </w:ins>
    </w:p>
    <w:p w:rsidR="00F4312E" w:rsidRDefault="00F4312E">
      <w:pPr>
        <w:rPr>
          <w:ins w:id="66" w:author="phpusr phpusr" w:date="2012-11-24T13:59:00Z"/>
          <w:color w:val="000000"/>
          <w:szCs w:val="28"/>
        </w:rPr>
        <w:pPrChange w:id="67" w:author="phpusr phpusr" w:date="2012-11-24T12:49:00Z">
          <w:pPr>
            <w:spacing w:after="200" w:line="276" w:lineRule="auto"/>
            <w:ind w:firstLine="0"/>
            <w:jc w:val="left"/>
          </w:pPr>
        </w:pPrChange>
      </w:pPr>
      <w:ins w:id="68" w:author="phpusr phpusr" w:date="2012-11-24T13:58:00Z">
        <w:r>
          <w:rPr>
            <w:color w:val="000000"/>
            <w:szCs w:val="28"/>
          </w:rPr>
          <w:t xml:space="preserve">Под </w:t>
        </w:r>
      </w:ins>
      <w:ins w:id="69" w:author="phpusr phpusr" w:date="2012-11-24T13:59:00Z">
        <w:r>
          <w:rPr>
            <w:color w:val="000000"/>
            <w:szCs w:val="28"/>
          </w:rPr>
          <w:t>автоматизированной системой построения графика работы на площадках добычи нефти будем понимать программный комплекс, решающий эту задачу.</w:t>
        </w:r>
      </w:ins>
    </w:p>
    <w:p w:rsidR="00F4312E" w:rsidRPr="00637F9F" w:rsidRDefault="00F4312E">
      <w:pPr>
        <w:pPrChange w:id="70" w:author="phpusr phpusr" w:date="2012-11-24T12:49:00Z">
          <w:pPr>
            <w:spacing w:after="200" w:line="276" w:lineRule="auto"/>
            <w:ind w:firstLine="0"/>
            <w:jc w:val="left"/>
          </w:pPr>
        </w:pPrChange>
      </w:pPr>
    </w:p>
    <w:p w:rsidR="00AE66B5" w:rsidRDefault="00AE66B5">
      <w:pPr>
        <w:spacing w:after="200" w:line="276" w:lineRule="auto"/>
        <w:ind w:firstLine="0"/>
        <w:jc w:val="left"/>
      </w:pPr>
      <w:r>
        <w:br w:type="page"/>
      </w:r>
    </w:p>
    <w:p w:rsidR="00EF67D3" w:rsidDel="00F4312E" w:rsidRDefault="00EF67D3">
      <w:pPr>
        <w:spacing w:after="200" w:line="276" w:lineRule="auto"/>
        <w:ind w:firstLine="0"/>
        <w:jc w:val="left"/>
        <w:rPr>
          <w:del w:id="71" w:author="phpusr phpusr" w:date="2012-11-24T14:04:00Z"/>
        </w:rPr>
      </w:pPr>
    </w:p>
    <w:p w:rsidR="000F0EAD" w:rsidRPr="000F0EAD" w:rsidRDefault="000F0EAD" w:rsidP="000F0EAD">
      <w:pPr>
        <w:spacing w:line="240" w:lineRule="auto"/>
        <w:jc w:val="center"/>
        <w:rPr>
          <w:sz w:val="28"/>
          <w:szCs w:val="28"/>
        </w:rPr>
      </w:pPr>
      <w:bookmarkStart w:id="72" w:name="_Hlk340940876"/>
      <w:r w:rsidRPr="000F0EAD">
        <w:rPr>
          <w:sz w:val="28"/>
          <w:szCs w:val="28"/>
        </w:rPr>
        <w:t>ГОУ ВПО</w:t>
      </w:r>
    </w:p>
    <w:p w:rsidR="000F0EAD" w:rsidRPr="000F0EAD" w:rsidRDefault="000F0EAD" w:rsidP="000F0EAD">
      <w:pPr>
        <w:spacing w:line="240" w:lineRule="auto"/>
        <w:jc w:val="center"/>
        <w:rPr>
          <w:sz w:val="28"/>
          <w:szCs w:val="28"/>
        </w:rPr>
      </w:pPr>
      <w:r w:rsidRPr="000F0EAD">
        <w:rPr>
          <w:sz w:val="28"/>
          <w:szCs w:val="28"/>
        </w:rPr>
        <w:t>Уфимский государственный авиационный технический университет</w:t>
      </w:r>
    </w:p>
    <w:p w:rsidR="000F0EAD" w:rsidRPr="000F0EAD" w:rsidRDefault="000F0EAD" w:rsidP="000F0EAD">
      <w:pPr>
        <w:spacing w:line="240" w:lineRule="auto"/>
        <w:jc w:val="center"/>
        <w:rPr>
          <w:sz w:val="28"/>
          <w:szCs w:val="28"/>
        </w:rPr>
      </w:pPr>
    </w:p>
    <w:p w:rsidR="000F0EAD" w:rsidRPr="000F0EAD" w:rsidRDefault="000F0EAD" w:rsidP="000F0EAD">
      <w:pPr>
        <w:spacing w:line="240" w:lineRule="auto"/>
        <w:jc w:val="center"/>
        <w:rPr>
          <w:sz w:val="28"/>
          <w:szCs w:val="28"/>
        </w:rPr>
      </w:pPr>
      <w:r w:rsidRPr="000F0EAD">
        <w:rPr>
          <w:sz w:val="28"/>
          <w:szCs w:val="28"/>
        </w:rPr>
        <w:t>Кафедра вычислительной математики и кибернетики</w:t>
      </w:r>
    </w:p>
    <w:p w:rsidR="000F0EAD" w:rsidRPr="000F0EAD" w:rsidRDefault="000F0EAD" w:rsidP="000F0EAD">
      <w:pPr>
        <w:ind w:firstLine="720"/>
        <w:jc w:val="center"/>
        <w:rPr>
          <w:sz w:val="28"/>
          <w:szCs w:val="20"/>
        </w:rPr>
      </w:pPr>
    </w:p>
    <w:p w:rsidR="000F0EAD" w:rsidRPr="000F0EAD" w:rsidRDefault="000F0EAD" w:rsidP="000F0EAD">
      <w:pPr>
        <w:ind w:firstLine="720"/>
        <w:rPr>
          <w:sz w:val="28"/>
          <w:szCs w:val="20"/>
        </w:rPr>
      </w:pPr>
    </w:p>
    <w:p w:rsidR="000F0EAD" w:rsidRPr="000F0EAD" w:rsidRDefault="000F0EAD" w:rsidP="000F0EAD">
      <w:pPr>
        <w:ind w:firstLine="720"/>
        <w:rPr>
          <w:sz w:val="28"/>
          <w:szCs w:val="20"/>
        </w:rPr>
      </w:pPr>
    </w:p>
    <w:p w:rsidR="000F0EAD" w:rsidRPr="000F0EAD" w:rsidRDefault="000F0EAD" w:rsidP="000F0EAD">
      <w:pPr>
        <w:ind w:firstLine="720"/>
        <w:rPr>
          <w:sz w:val="28"/>
          <w:szCs w:val="20"/>
        </w:rPr>
      </w:pPr>
    </w:p>
    <w:p w:rsidR="000F0EAD" w:rsidRPr="000F0EAD" w:rsidRDefault="000F0EAD" w:rsidP="000F0EAD">
      <w:pPr>
        <w:ind w:firstLine="720"/>
        <w:rPr>
          <w:sz w:val="28"/>
          <w:szCs w:val="20"/>
        </w:rPr>
      </w:pPr>
    </w:p>
    <w:p w:rsidR="000F0EAD" w:rsidRPr="000F0EAD" w:rsidRDefault="000F0EAD" w:rsidP="000F0EAD">
      <w:pPr>
        <w:ind w:firstLine="720"/>
        <w:rPr>
          <w:sz w:val="28"/>
          <w:szCs w:val="20"/>
        </w:rPr>
      </w:pPr>
    </w:p>
    <w:p w:rsidR="000F0EAD" w:rsidRPr="000F0EAD" w:rsidRDefault="000F0EAD" w:rsidP="000F0EAD">
      <w:pPr>
        <w:ind w:firstLine="720"/>
        <w:rPr>
          <w:sz w:val="28"/>
          <w:szCs w:val="20"/>
        </w:rPr>
      </w:pPr>
    </w:p>
    <w:p w:rsidR="000F0EAD" w:rsidRPr="000F0EAD" w:rsidRDefault="000F0EAD" w:rsidP="000F0EAD">
      <w:pPr>
        <w:ind w:firstLine="720"/>
        <w:rPr>
          <w:sz w:val="28"/>
          <w:szCs w:val="20"/>
        </w:rPr>
      </w:pPr>
    </w:p>
    <w:p w:rsidR="000F0EAD" w:rsidRPr="000F0EAD" w:rsidRDefault="000F0EAD" w:rsidP="000F0EAD">
      <w:pPr>
        <w:ind w:firstLine="720"/>
        <w:rPr>
          <w:sz w:val="28"/>
          <w:szCs w:val="20"/>
        </w:rPr>
      </w:pPr>
    </w:p>
    <w:p w:rsidR="000F0EAD" w:rsidRPr="000F0EAD" w:rsidRDefault="000F0EAD" w:rsidP="000F0EAD">
      <w:pPr>
        <w:ind w:firstLine="720"/>
        <w:rPr>
          <w:sz w:val="28"/>
          <w:szCs w:val="20"/>
        </w:rPr>
      </w:pPr>
    </w:p>
    <w:p w:rsidR="000F0EAD" w:rsidRPr="000F0EAD" w:rsidRDefault="000F0EAD" w:rsidP="000F0EAD">
      <w:pPr>
        <w:ind w:firstLine="720"/>
        <w:jc w:val="center"/>
        <w:rPr>
          <w:b/>
          <w:bCs/>
          <w:sz w:val="28"/>
          <w:szCs w:val="20"/>
        </w:rPr>
      </w:pPr>
      <w:r w:rsidRPr="000F0EAD">
        <w:rPr>
          <w:b/>
          <w:bCs/>
          <w:sz w:val="28"/>
          <w:szCs w:val="20"/>
        </w:rPr>
        <w:t>Программный продукт</w:t>
      </w:r>
    </w:p>
    <w:p w:rsidR="000F0EAD" w:rsidRPr="000F0EAD" w:rsidRDefault="000F0EAD" w:rsidP="000F0EAD">
      <w:pPr>
        <w:ind w:firstLine="720"/>
        <w:jc w:val="center"/>
        <w:rPr>
          <w:sz w:val="28"/>
          <w:szCs w:val="20"/>
        </w:rPr>
      </w:pPr>
      <w:r w:rsidRPr="009B600F">
        <w:rPr>
          <w:b/>
          <w:bCs/>
          <w:sz w:val="28"/>
          <w:szCs w:val="20"/>
        </w:rPr>
        <w:t>«</w:t>
      </w:r>
      <w:r w:rsidR="00C4667D" w:rsidRPr="0094036A">
        <w:rPr>
          <w:b/>
          <w:bCs/>
          <w:sz w:val="28"/>
          <w:szCs w:val="20"/>
          <w:rPrChange w:id="73" w:author="phpusr phpusr" w:date="2012-11-28T16:09:00Z">
            <w:rPr>
              <w:b/>
              <w:bCs/>
              <w:sz w:val="28"/>
              <w:szCs w:val="20"/>
              <w:highlight w:val="yellow"/>
            </w:rPr>
          </w:rPrChange>
        </w:rPr>
        <w:t>Автоматизированная система построения графика работы на площадках добычи нефти</w:t>
      </w:r>
      <w:r w:rsidRPr="009B600F">
        <w:rPr>
          <w:b/>
          <w:bCs/>
          <w:sz w:val="28"/>
          <w:szCs w:val="20"/>
        </w:rPr>
        <w:t>»</w:t>
      </w:r>
    </w:p>
    <w:p w:rsidR="000F0EAD" w:rsidRPr="000F0EAD" w:rsidRDefault="000F0EAD" w:rsidP="000F0EAD">
      <w:pPr>
        <w:ind w:firstLine="0"/>
        <w:rPr>
          <w:sz w:val="28"/>
          <w:szCs w:val="20"/>
        </w:rPr>
      </w:pPr>
    </w:p>
    <w:p w:rsidR="000F0EAD" w:rsidRPr="000F0EAD" w:rsidRDefault="000F0EAD" w:rsidP="006224F8">
      <w:pPr>
        <w:pStyle w:val="1"/>
      </w:pPr>
      <w:bookmarkStart w:id="74" w:name="_Toc9856789"/>
      <w:bookmarkStart w:id="75" w:name="_Toc12270947"/>
      <w:r w:rsidRPr="000F0EAD">
        <w:t>Техническое задание</w:t>
      </w:r>
      <w:bookmarkEnd w:id="74"/>
      <w:bookmarkEnd w:id="75"/>
    </w:p>
    <w:p w:rsidR="000F0EAD" w:rsidRPr="000F0EAD" w:rsidRDefault="000F0EAD" w:rsidP="000F0EAD">
      <w:pPr>
        <w:ind w:firstLine="720"/>
        <w:jc w:val="center"/>
        <w:rPr>
          <w:sz w:val="28"/>
          <w:szCs w:val="20"/>
        </w:rPr>
      </w:pPr>
    </w:p>
    <w:p w:rsidR="000F0EAD" w:rsidRPr="000F0EAD" w:rsidRDefault="000F0EAD" w:rsidP="000F0EAD">
      <w:pPr>
        <w:ind w:firstLine="720"/>
        <w:jc w:val="center"/>
        <w:rPr>
          <w:b/>
          <w:bCs/>
          <w:sz w:val="28"/>
          <w:szCs w:val="20"/>
        </w:rPr>
      </w:pPr>
    </w:p>
    <w:p w:rsidR="000F0EAD" w:rsidRPr="000F0EAD" w:rsidRDefault="000F0EAD" w:rsidP="000F0EAD">
      <w:pPr>
        <w:ind w:firstLine="720"/>
        <w:jc w:val="center"/>
        <w:rPr>
          <w:b/>
          <w:bCs/>
          <w:sz w:val="28"/>
          <w:szCs w:val="20"/>
        </w:rPr>
      </w:pPr>
    </w:p>
    <w:p w:rsidR="000F0EAD" w:rsidRPr="000F0EAD" w:rsidRDefault="000F0EAD" w:rsidP="000F0EAD">
      <w:pPr>
        <w:ind w:firstLine="720"/>
        <w:jc w:val="center"/>
        <w:rPr>
          <w:sz w:val="28"/>
          <w:szCs w:val="20"/>
        </w:rPr>
      </w:pPr>
      <w:r w:rsidRPr="000F0EAD">
        <w:rPr>
          <w:b/>
          <w:bCs/>
          <w:sz w:val="28"/>
          <w:szCs w:val="20"/>
          <w:highlight w:val="yellow"/>
        </w:rPr>
        <w:t xml:space="preserve">Листов </w:t>
      </w:r>
      <w:ins w:id="76" w:author="phpusr phpusr" w:date="2012-11-28T16:13:00Z">
        <w:r w:rsidR="0094036A">
          <w:rPr>
            <w:b/>
            <w:bCs/>
            <w:sz w:val="28"/>
            <w:szCs w:val="20"/>
            <w:highlight w:val="yellow"/>
          </w:rPr>
          <w:t>6</w:t>
        </w:r>
      </w:ins>
      <w:del w:id="77" w:author="phpusr phpusr" w:date="2012-11-28T16:13:00Z">
        <w:r w:rsidRPr="000F0EAD" w:rsidDel="0094036A">
          <w:rPr>
            <w:b/>
            <w:bCs/>
            <w:sz w:val="28"/>
            <w:szCs w:val="20"/>
            <w:highlight w:val="yellow"/>
          </w:rPr>
          <w:delText>7</w:delText>
        </w:r>
      </w:del>
    </w:p>
    <w:p w:rsidR="000F0EAD" w:rsidRPr="000F0EAD" w:rsidRDefault="000F0EAD" w:rsidP="000F0EAD">
      <w:pPr>
        <w:ind w:firstLine="720"/>
        <w:rPr>
          <w:sz w:val="28"/>
          <w:szCs w:val="20"/>
        </w:rPr>
      </w:pPr>
    </w:p>
    <w:p w:rsidR="000F0EAD" w:rsidRPr="000F0EAD" w:rsidRDefault="000F0EAD" w:rsidP="000F0EAD">
      <w:pPr>
        <w:ind w:firstLine="720"/>
        <w:rPr>
          <w:sz w:val="28"/>
          <w:szCs w:val="20"/>
        </w:rPr>
      </w:pPr>
    </w:p>
    <w:p w:rsidR="000F0EAD" w:rsidRPr="000F0EAD" w:rsidRDefault="000F0EAD" w:rsidP="000F0EAD">
      <w:pPr>
        <w:ind w:firstLine="720"/>
        <w:rPr>
          <w:sz w:val="28"/>
          <w:szCs w:val="20"/>
        </w:rPr>
      </w:pPr>
    </w:p>
    <w:p w:rsidR="000F0EAD" w:rsidRPr="000F0EAD" w:rsidRDefault="000F0EAD" w:rsidP="000F0EAD">
      <w:pPr>
        <w:ind w:firstLine="720"/>
        <w:rPr>
          <w:sz w:val="28"/>
          <w:szCs w:val="20"/>
        </w:rPr>
      </w:pPr>
    </w:p>
    <w:p w:rsidR="000F0EAD" w:rsidRPr="000F0EAD" w:rsidRDefault="000F0EAD" w:rsidP="000F0EAD">
      <w:pPr>
        <w:ind w:firstLine="720"/>
        <w:rPr>
          <w:sz w:val="28"/>
          <w:szCs w:val="20"/>
        </w:rPr>
      </w:pPr>
    </w:p>
    <w:p w:rsidR="000F0EAD" w:rsidRPr="000F0EAD" w:rsidRDefault="000F0EAD" w:rsidP="002C1B5A">
      <w:pPr>
        <w:ind w:firstLine="0"/>
        <w:rPr>
          <w:sz w:val="28"/>
          <w:szCs w:val="20"/>
        </w:rPr>
      </w:pPr>
    </w:p>
    <w:p w:rsidR="000F0EAD" w:rsidRPr="000F0EAD" w:rsidRDefault="000F0EAD" w:rsidP="000F0EAD">
      <w:pPr>
        <w:ind w:firstLine="0"/>
        <w:jc w:val="center"/>
        <w:rPr>
          <w:sz w:val="28"/>
          <w:szCs w:val="20"/>
        </w:rPr>
      </w:pPr>
      <w:r>
        <w:rPr>
          <w:sz w:val="28"/>
          <w:szCs w:val="20"/>
        </w:rPr>
        <w:t>2012</w:t>
      </w:r>
    </w:p>
    <w:bookmarkEnd w:id="72"/>
    <w:p w:rsidR="00F31AE1" w:rsidRDefault="00F31AE1" w:rsidP="00F31AE1">
      <w:pPr>
        <w:pStyle w:val="3"/>
        <w:tabs>
          <w:tab w:val="clear" w:pos="1800"/>
        </w:tabs>
        <w:spacing w:line="360" w:lineRule="auto"/>
        <w:ind w:left="1077" w:firstLine="0"/>
      </w:pPr>
      <w:r>
        <w:lastRenderedPageBreak/>
        <w:t>Аннотация</w:t>
      </w:r>
    </w:p>
    <w:p w:rsidR="00F31AE1" w:rsidRDefault="00F31AE1" w:rsidP="00F31AE1">
      <w:bookmarkStart w:id="78" w:name="_Hlk340918597"/>
      <w:r>
        <w:t xml:space="preserve">Программный продукт (ПП) </w:t>
      </w:r>
      <w:r w:rsidRPr="009B600F">
        <w:t>«</w:t>
      </w:r>
      <w:r w:rsidR="00C4667D" w:rsidRPr="0094036A">
        <w:rPr>
          <w:rPrChange w:id="79" w:author="phpusr phpusr" w:date="2012-11-28T16:09:00Z">
            <w:rPr>
              <w:highlight w:val="yellow"/>
            </w:rPr>
          </w:rPrChange>
        </w:rPr>
        <w:t>Автоматизированная система построения графика работы на площадках добычи нефти</w:t>
      </w:r>
      <w:r w:rsidRPr="009B600F">
        <w:t>»</w:t>
      </w:r>
      <w:r>
        <w:t xml:space="preserve"> предназначен для построения </w:t>
      </w:r>
      <w:r w:rsidR="00C1439B">
        <w:t>графика работы сотрудников на площадках добычи нефти.</w:t>
      </w:r>
    </w:p>
    <w:p w:rsidR="00F31AE1" w:rsidRDefault="00F31AE1" w:rsidP="00F31AE1">
      <w:r>
        <w:t xml:space="preserve">Кроме того, программа может применяться для </w:t>
      </w:r>
      <w:r w:rsidR="00C1439B">
        <w:t xml:space="preserve">построения табелей работы сотрудников по </w:t>
      </w:r>
      <w:r w:rsidR="00BC69EE">
        <w:t>областям</w:t>
      </w:r>
      <w:r>
        <w:t>.</w:t>
      </w:r>
    </w:p>
    <w:bookmarkEnd w:id="78"/>
    <w:p w:rsidR="00F31AE1" w:rsidRDefault="00F31AE1" w:rsidP="00F31AE1">
      <w:r>
        <w:t>Данный документ описывает:</w:t>
      </w:r>
    </w:p>
    <w:p w:rsidR="00F31AE1" w:rsidRDefault="00F31AE1" w:rsidP="00F31AE1">
      <w:pPr>
        <w:numPr>
          <w:ilvl w:val="0"/>
          <w:numId w:val="4"/>
        </w:numPr>
      </w:pPr>
      <w:r>
        <w:t>наименование, краткую характеристику области применения программного продукта;</w:t>
      </w:r>
    </w:p>
    <w:p w:rsidR="00F31AE1" w:rsidRDefault="00F31AE1" w:rsidP="00F31AE1">
      <w:pPr>
        <w:numPr>
          <w:ilvl w:val="0"/>
          <w:numId w:val="4"/>
        </w:numPr>
      </w:pPr>
      <w:r>
        <w:t>основание для разработки программного продукта;</w:t>
      </w:r>
    </w:p>
    <w:p w:rsidR="00F31AE1" w:rsidRDefault="00F31AE1" w:rsidP="00F31AE1">
      <w:pPr>
        <w:numPr>
          <w:ilvl w:val="0"/>
          <w:numId w:val="4"/>
        </w:numPr>
      </w:pPr>
      <w:r>
        <w:t>назначение разработки, в котором указано функциональное назначение программного продукта;</w:t>
      </w:r>
    </w:p>
    <w:p w:rsidR="00F31AE1" w:rsidRDefault="00F31AE1" w:rsidP="00F31AE1">
      <w:pPr>
        <w:numPr>
          <w:ilvl w:val="0"/>
          <w:numId w:val="4"/>
        </w:numPr>
      </w:pPr>
      <w:r>
        <w:t>требования к программному продукту;</w:t>
      </w:r>
    </w:p>
    <w:p w:rsidR="00F31AE1" w:rsidRDefault="00F31AE1" w:rsidP="00F31AE1">
      <w:pPr>
        <w:numPr>
          <w:ilvl w:val="0"/>
          <w:numId w:val="4"/>
        </w:numPr>
      </w:pPr>
      <w:r>
        <w:t>состав программной документации.</w:t>
      </w:r>
    </w:p>
    <w:p w:rsidR="00F31AE1" w:rsidRDefault="00F31AE1">
      <w:pPr>
        <w:spacing w:after="200" w:line="276" w:lineRule="auto"/>
        <w:ind w:firstLine="0"/>
        <w:jc w:val="left"/>
      </w:pPr>
      <w:r>
        <w:br w:type="page"/>
      </w:r>
    </w:p>
    <w:p w:rsidR="00F31AE1" w:rsidRDefault="00F31AE1" w:rsidP="00F31AE1">
      <w:pPr>
        <w:pStyle w:val="3"/>
        <w:numPr>
          <w:ilvl w:val="2"/>
          <w:numId w:val="0"/>
        </w:numPr>
        <w:tabs>
          <w:tab w:val="num" w:pos="1800"/>
        </w:tabs>
        <w:ind w:left="1584" w:hanging="504"/>
      </w:pPr>
      <w:r>
        <w:lastRenderedPageBreak/>
        <w:t>Введение</w:t>
      </w:r>
    </w:p>
    <w:p w:rsidR="00746812" w:rsidRDefault="00F31AE1" w:rsidP="00F31AE1">
      <w:r w:rsidRPr="009B600F">
        <w:t>«</w:t>
      </w:r>
      <w:r w:rsidR="00C4667D" w:rsidRPr="0094036A">
        <w:rPr>
          <w:rPrChange w:id="80" w:author="phpusr phpusr" w:date="2012-11-28T16:09:00Z">
            <w:rPr>
              <w:highlight w:val="yellow"/>
            </w:rPr>
          </w:rPrChange>
        </w:rPr>
        <w:t>Автоматизированная система построения графика работы на площадках добычи нефти</w:t>
      </w:r>
      <w:r w:rsidRPr="009B600F">
        <w:t>»</w:t>
      </w:r>
      <w:r>
        <w:t xml:space="preserve"> </w:t>
      </w:r>
      <w:r w:rsidR="00746812">
        <w:t>предназначена для построения графика работы сотру</w:t>
      </w:r>
      <w:r w:rsidR="002C1B5A">
        <w:t>дников на площадках добычи нефти, а также автоматизированного построения отчетов о работе сотрудников</w:t>
      </w:r>
      <w:r w:rsidR="00746812">
        <w:t>.</w:t>
      </w:r>
    </w:p>
    <w:p w:rsidR="00F31AE1" w:rsidRDefault="00F31AE1" w:rsidP="00F31AE1"/>
    <w:p w:rsidR="00F31AE1" w:rsidRDefault="00F31AE1" w:rsidP="00F31AE1">
      <w:pPr>
        <w:pStyle w:val="3"/>
        <w:numPr>
          <w:ilvl w:val="2"/>
          <w:numId w:val="0"/>
        </w:numPr>
        <w:tabs>
          <w:tab w:val="num" w:pos="1800"/>
        </w:tabs>
        <w:ind w:left="1584" w:hanging="504"/>
      </w:pPr>
      <w:r>
        <w:t>Основание для разработки</w:t>
      </w:r>
    </w:p>
    <w:p w:rsidR="00F31AE1" w:rsidRDefault="00F31AE1" w:rsidP="00F31AE1">
      <w:r>
        <w:t xml:space="preserve">Вышеназванный программный продукт разрабатывается на основании </w:t>
      </w:r>
      <w:r w:rsidR="00746812">
        <w:t>потребностей ЭГТИ</w:t>
      </w:r>
      <w:r>
        <w:t xml:space="preserve">. </w:t>
      </w:r>
    </w:p>
    <w:p w:rsidR="00F31AE1" w:rsidRDefault="00F31AE1" w:rsidP="00F31AE1"/>
    <w:p w:rsidR="00F31AE1" w:rsidRDefault="00F31AE1" w:rsidP="00F31AE1">
      <w:pPr>
        <w:pStyle w:val="3"/>
        <w:numPr>
          <w:ilvl w:val="2"/>
          <w:numId w:val="0"/>
        </w:numPr>
        <w:tabs>
          <w:tab w:val="num" w:pos="1800"/>
        </w:tabs>
        <w:ind w:left="1584" w:hanging="504"/>
      </w:pPr>
      <w:r>
        <w:t>Назначение разработки</w:t>
      </w:r>
    </w:p>
    <w:p w:rsidR="00F31AE1" w:rsidRDefault="00F31AE1" w:rsidP="00F31AE1">
      <w:bookmarkStart w:id="81" w:name="_Hlk341005743"/>
      <w:r>
        <w:t>ПП должен состоять из следующих функциональных модулей:</w:t>
      </w:r>
    </w:p>
    <w:p w:rsidR="00035EB5" w:rsidRDefault="00035EB5" w:rsidP="00F31AE1">
      <w:pPr>
        <w:numPr>
          <w:ilvl w:val="0"/>
          <w:numId w:val="5"/>
        </w:numPr>
      </w:pPr>
      <w:r>
        <w:t>главный модуль, обеспечивающий добавление</w:t>
      </w:r>
      <w:r w:rsidR="00307BD6">
        <w:t xml:space="preserve">, удаление </w:t>
      </w:r>
      <w:r>
        <w:t xml:space="preserve">и </w:t>
      </w:r>
      <w:r w:rsidR="00307BD6">
        <w:t xml:space="preserve">редактирование </w:t>
      </w:r>
      <w:r>
        <w:t>работы сотрудников на график</w:t>
      </w:r>
      <w:r w:rsidR="00307BD6">
        <w:t>е</w:t>
      </w:r>
      <w:r>
        <w:t>, а также совместную работу всех модулей;</w:t>
      </w:r>
    </w:p>
    <w:p w:rsidR="00035EB5" w:rsidRDefault="00035EB5" w:rsidP="00F31AE1">
      <w:pPr>
        <w:numPr>
          <w:ilvl w:val="0"/>
          <w:numId w:val="5"/>
        </w:numPr>
      </w:pPr>
      <w:bookmarkStart w:id="82" w:name="_Hlk340915402"/>
      <w:r>
        <w:t>модуль ввода различных данных для создания графика и отчетности</w:t>
      </w:r>
      <w:bookmarkEnd w:id="82"/>
      <w:r>
        <w:t>;</w:t>
      </w:r>
    </w:p>
    <w:p w:rsidR="00035EB5" w:rsidRDefault="00035EB5" w:rsidP="00F31AE1">
      <w:pPr>
        <w:numPr>
          <w:ilvl w:val="0"/>
          <w:numId w:val="5"/>
        </w:numPr>
      </w:pPr>
      <w:bookmarkStart w:id="83" w:name="_Hlk340915987"/>
      <w:r>
        <w:t xml:space="preserve">модуль импорта сотрудников из </w:t>
      </w:r>
      <w:r w:rsidR="00981051">
        <w:rPr>
          <w:lang w:val="en-US"/>
        </w:rPr>
        <w:t>XL</w:t>
      </w:r>
      <w:r w:rsidR="007B784A">
        <w:rPr>
          <w:lang w:val="en-US"/>
        </w:rPr>
        <w:t>S</w:t>
      </w:r>
      <w:r w:rsidR="00981051" w:rsidRPr="00981051">
        <w:t>-</w:t>
      </w:r>
      <w:r>
        <w:t>файла, обеспечивает автоматизированное управление сотрудниками</w:t>
      </w:r>
      <w:bookmarkEnd w:id="83"/>
      <w:r>
        <w:t>;</w:t>
      </w:r>
    </w:p>
    <w:p w:rsidR="00035EB5" w:rsidRDefault="00035EB5" w:rsidP="00F31AE1">
      <w:pPr>
        <w:numPr>
          <w:ilvl w:val="0"/>
          <w:numId w:val="5"/>
        </w:numPr>
      </w:pPr>
      <w:r>
        <w:t>модуль п</w:t>
      </w:r>
      <w:r w:rsidR="002E7316">
        <w:t xml:space="preserve">остроения табелей по </w:t>
      </w:r>
      <w:r w:rsidR="00BC69EE">
        <w:t>областям</w:t>
      </w:r>
      <w:r w:rsidR="002E7316">
        <w:t>, где работали сотрудники;</w:t>
      </w:r>
    </w:p>
    <w:p w:rsidR="002E7316" w:rsidRDefault="002E7316" w:rsidP="00F31AE1">
      <w:pPr>
        <w:numPr>
          <w:ilvl w:val="0"/>
          <w:numId w:val="5"/>
        </w:numPr>
      </w:pPr>
      <w:r>
        <w:t>модуль хранения настроек приложения;</w:t>
      </w:r>
    </w:p>
    <w:p w:rsidR="002E7316" w:rsidRDefault="002E7316" w:rsidP="00F31AE1">
      <w:pPr>
        <w:numPr>
          <w:ilvl w:val="0"/>
          <w:numId w:val="5"/>
        </w:numPr>
      </w:pPr>
      <w:bookmarkStart w:id="84" w:name="_Hlk340916501"/>
      <w:r>
        <w:t>модуль хранения настроек для построения отчетности;</w:t>
      </w:r>
    </w:p>
    <w:p w:rsidR="002E7316" w:rsidRDefault="002E7316" w:rsidP="00F31AE1">
      <w:pPr>
        <w:numPr>
          <w:ilvl w:val="0"/>
          <w:numId w:val="5"/>
        </w:numPr>
      </w:pPr>
      <w:bookmarkStart w:id="85" w:name="_Hlk340916594"/>
      <w:bookmarkEnd w:id="84"/>
      <w:r>
        <w:t>модуль авторизации, обеспечивает защиту данных от неавторизованных пользователей.</w:t>
      </w:r>
    </w:p>
    <w:bookmarkEnd w:id="81"/>
    <w:bookmarkEnd w:id="85"/>
    <w:p w:rsidR="00F31AE1" w:rsidRDefault="00F31AE1" w:rsidP="00F31AE1">
      <w:pPr>
        <w:ind w:firstLine="0"/>
      </w:pPr>
    </w:p>
    <w:p w:rsidR="00F31AE1" w:rsidRDefault="00F31AE1" w:rsidP="00F31AE1">
      <w:pPr>
        <w:pStyle w:val="3"/>
        <w:numPr>
          <w:ilvl w:val="2"/>
          <w:numId w:val="0"/>
        </w:numPr>
        <w:tabs>
          <w:tab w:val="num" w:pos="1800"/>
        </w:tabs>
        <w:ind w:left="1584" w:hanging="504"/>
      </w:pPr>
      <w:bookmarkStart w:id="86" w:name="_Toc389901649"/>
      <w:bookmarkStart w:id="87" w:name="_Toc389902033"/>
      <w:bookmarkStart w:id="88" w:name="_Toc389902075"/>
      <w:bookmarkStart w:id="89" w:name="_Toc389902106"/>
      <w:bookmarkStart w:id="90" w:name="_Toc389902164"/>
      <w:r>
        <w:t>Требования к программе</w:t>
      </w:r>
    </w:p>
    <w:p w:rsidR="00F31AE1" w:rsidRDefault="00F31AE1" w:rsidP="00F31AE1">
      <w:pPr>
        <w:pStyle w:val="4"/>
      </w:pPr>
      <w:bookmarkStart w:id="91" w:name="_Toc388843409"/>
      <w:bookmarkStart w:id="92" w:name="_Toc388844140"/>
      <w:bookmarkStart w:id="93" w:name="_Toc389745363"/>
      <w:commentRangeStart w:id="94"/>
      <w:r>
        <w:t>Требования к функциональным характеристикам</w:t>
      </w:r>
      <w:bookmarkEnd w:id="91"/>
      <w:bookmarkEnd w:id="92"/>
      <w:bookmarkEnd w:id="93"/>
      <w:commentRangeEnd w:id="94"/>
      <w:r w:rsidR="00AE66B5">
        <w:rPr>
          <w:rStyle w:val="ad"/>
          <w:rFonts w:ascii="Times New Roman" w:eastAsia="Times New Roman" w:hAnsi="Times New Roman" w:cs="Times New Roman"/>
          <w:bCs w:val="0"/>
          <w:i w:val="0"/>
          <w:iCs w:val="0"/>
        </w:rPr>
        <w:commentReference w:id="94"/>
      </w:r>
    </w:p>
    <w:p w:rsidR="002E7316" w:rsidDel="009E64DB" w:rsidRDefault="002E7316" w:rsidP="002E7316">
      <w:pPr>
        <w:numPr>
          <w:ilvl w:val="0"/>
          <w:numId w:val="11"/>
        </w:numPr>
      </w:pPr>
      <w:moveFromRangeStart w:id="95" w:author="phpusr phpusr" w:date="2012-11-24T14:25:00Z" w:name="move341530428"/>
      <w:moveFrom w:id="96" w:author="phpusr phpusr" w:date="2012-11-24T14:25:00Z">
        <w:r w:rsidDel="009E64DB">
          <w:t>Главный модуль должен обеспечить добавление, удаление и редактирование работы сотрудников на графике.</w:t>
        </w:r>
      </w:moveFrom>
    </w:p>
    <w:moveFromRangeEnd w:id="95"/>
    <w:p w:rsidR="002E7316" w:rsidRDefault="0070678C" w:rsidP="002E7316">
      <w:pPr>
        <w:numPr>
          <w:ilvl w:val="0"/>
          <w:numId w:val="11"/>
        </w:numPr>
      </w:pPr>
      <w:del w:id="97" w:author="phpusr phpusr" w:date="2012-11-24T14:24:00Z">
        <w:r w:rsidDel="009E64DB">
          <w:delText>м</w:delText>
        </w:r>
      </w:del>
      <w:del w:id="98" w:author="phpusr phpusr" w:date="2012-11-24T14:35:00Z">
        <w:r w:rsidDel="00B34E20">
          <w:delText>одуль</w:delText>
        </w:r>
      </w:del>
      <w:ins w:id="99" w:author="phpusr phpusr" w:date="2012-11-24T14:35:00Z">
        <w:r w:rsidR="00B34E20">
          <w:t>Модуль</w:t>
        </w:r>
      </w:ins>
      <w:r>
        <w:t xml:space="preserve"> ввода различных данных для создания графика и отчетности должен обеспечить добавление, удаление, редактирование, сохранение в БД и проверку корректности введенных данных </w:t>
      </w:r>
      <w:proofErr w:type="gramStart"/>
      <w:r>
        <w:t>для</w:t>
      </w:r>
      <w:proofErr w:type="gramEnd"/>
      <w:r>
        <w:t>:</w:t>
      </w:r>
    </w:p>
    <w:p w:rsidR="0070678C" w:rsidRDefault="0070678C" w:rsidP="0070678C">
      <w:pPr>
        <w:numPr>
          <w:ilvl w:val="2"/>
          <w:numId w:val="11"/>
        </w:numPr>
        <w:rPr>
          <w:ins w:id="100" w:author="phpusr phpusr" w:date="2012-11-24T14:13:00Z"/>
        </w:rPr>
      </w:pPr>
      <w:bookmarkStart w:id="101" w:name="_Hlk340920049"/>
      <w:r>
        <w:t>типа дней (</w:t>
      </w:r>
      <w:ins w:id="102" w:author="phpusr phpusr" w:date="2012-11-24T14:12:00Z">
        <w:r w:rsidR="00214275">
          <w:t xml:space="preserve">название, </w:t>
        </w:r>
      </w:ins>
      <w:del w:id="103" w:author="phpusr phpusr" w:date="2012-11-24T14:12:00Z">
        <w:r w:rsidDel="00214275">
          <w:delText>рабочий, простой, перевахтовка и т.д.</w:delText>
        </w:r>
      </w:del>
      <w:ins w:id="104" w:author="phpusr phpusr" w:date="2012-11-24T14:12:00Z">
        <w:r w:rsidR="00214275">
          <w:t>цвет на графике, описание</w:t>
        </w:r>
      </w:ins>
      <w:r>
        <w:t>);</w:t>
      </w:r>
    </w:p>
    <w:p w:rsidR="00214275" w:rsidRDefault="00214275" w:rsidP="00214275">
      <w:pPr>
        <w:numPr>
          <w:ilvl w:val="2"/>
          <w:numId w:val="11"/>
        </w:numPr>
        <w:rPr>
          <w:ins w:id="105" w:author="phpusr phpusr" w:date="2012-11-24T14:13:00Z"/>
        </w:rPr>
      </w:pPr>
      <w:ins w:id="106" w:author="phpusr phpusr" w:date="2012-11-24T14:13:00Z">
        <w:r>
          <w:t>областей, на которых находятся площадки</w:t>
        </w:r>
      </w:ins>
      <w:ins w:id="107" w:author="phpusr phpusr" w:date="2012-11-24T14:16:00Z">
        <w:r>
          <w:t xml:space="preserve"> (название, описание, название листа в отчете, заголовок в отчете)</w:t>
        </w:r>
      </w:ins>
      <w:ins w:id="108" w:author="phpusr phpusr" w:date="2012-11-24T14:13:00Z">
        <w:r>
          <w:t>;</w:t>
        </w:r>
      </w:ins>
    </w:p>
    <w:p w:rsidR="00214275" w:rsidRDefault="00214275" w:rsidP="00214275">
      <w:pPr>
        <w:numPr>
          <w:ilvl w:val="2"/>
          <w:numId w:val="11"/>
        </w:numPr>
      </w:pPr>
      <w:moveToRangeStart w:id="109" w:author="phpusr phpusr" w:date="2012-11-24T14:12:00Z" w:name="move341529702"/>
      <w:moveTo w:id="110" w:author="phpusr phpusr" w:date="2012-11-24T14:12:00Z">
        <w:r>
          <w:t>типа площадок (</w:t>
        </w:r>
        <w:del w:id="111" w:author="phpusr phpusr" w:date="2012-11-24T14:16:00Z">
          <w:r w:rsidDel="00214275">
            <w:delText>эксплуатация или разведочное бурение</w:delText>
          </w:r>
        </w:del>
      </w:moveTo>
      <w:ins w:id="112" w:author="phpusr phpusr" w:date="2012-11-24T14:16:00Z">
        <w:r>
          <w:t>название, описание</w:t>
        </w:r>
      </w:ins>
      <w:moveTo w:id="113" w:author="phpusr phpusr" w:date="2012-11-24T14:12:00Z">
        <w:r>
          <w:t>);</w:t>
        </w:r>
      </w:moveTo>
    </w:p>
    <w:moveToRangeEnd w:id="109"/>
    <w:p w:rsidR="00214275" w:rsidDel="00214275" w:rsidRDefault="00214275" w:rsidP="0070678C">
      <w:pPr>
        <w:numPr>
          <w:ilvl w:val="2"/>
          <w:numId w:val="11"/>
        </w:numPr>
        <w:rPr>
          <w:del w:id="114" w:author="phpusr phpusr" w:date="2012-11-24T14:12:00Z"/>
        </w:rPr>
      </w:pPr>
    </w:p>
    <w:p w:rsidR="0070678C" w:rsidRDefault="0070678C" w:rsidP="0070678C">
      <w:pPr>
        <w:numPr>
          <w:ilvl w:val="2"/>
          <w:numId w:val="11"/>
        </w:numPr>
        <w:rPr>
          <w:ins w:id="115" w:author="phpusr phpusr" w:date="2012-11-24T14:23:00Z"/>
        </w:rPr>
      </w:pPr>
      <w:proofErr w:type="gramStart"/>
      <w:r>
        <w:t>площадок</w:t>
      </w:r>
      <w:r w:rsidR="00AE66B5">
        <w:t>,</w:t>
      </w:r>
      <w:r>
        <w:t xml:space="preserve"> на которых производятся работы</w:t>
      </w:r>
      <w:ins w:id="116" w:author="phpusr phpusr" w:date="2012-11-24T14:12:00Z">
        <w:r w:rsidR="00214275">
          <w:t xml:space="preserve"> (название, </w:t>
        </w:r>
      </w:ins>
      <w:ins w:id="117" w:author="phpusr phpusr" w:date="2012-11-24T14:17:00Z">
        <w:r w:rsidR="00214275">
          <w:t xml:space="preserve">описание, </w:t>
        </w:r>
      </w:ins>
      <w:ins w:id="118" w:author="phpusr phpusr" w:date="2012-11-24T14:39:00Z">
        <w:r w:rsidR="00B34E20">
          <w:t>область</w:t>
        </w:r>
      </w:ins>
      <w:ins w:id="119" w:author="phpusr phpusr" w:date="2012-11-24T14:18:00Z">
        <w:r w:rsidR="00214275" w:rsidRPr="00214275">
          <w:rPr>
            <w:rPrChange w:id="120" w:author="phpusr phpusr" w:date="2012-11-24T14:18:00Z">
              <w:rPr>
                <w:lang w:val="en-US"/>
              </w:rPr>
            </w:rPrChange>
          </w:rPr>
          <w:t xml:space="preserve">, </w:t>
        </w:r>
      </w:ins>
      <w:ins w:id="121" w:author="phpusr phpusr" w:date="2012-11-24T14:39:00Z">
        <w:r w:rsidR="00B34E20">
          <w:t>тип площадки</w:t>
        </w:r>
      </w:ins>
      <w:ins w:id="122" w:author="phpusr phpusr" w:date="2012-11-24T14:17:00Z">
        <w:r w:rsidR="00214275">
          <w:t>, номер</w:t>
        </w:r>
      </w:ins>
      <w:ins w:id="123" w:author="phpusr phpusr" w:date="2012-11-24T14:36:00Z">
        <w:r w:rsidR="00B34E20">
          <w:t xml:space="preserve"> площадки</w:t>
        </w:r>
      </w:ins>
      <w:ins w:id="124" w:author="phpusr phpusr" w:date="2012-11-24T14:26:00Z">
        <w:r w:rsidR="009E64DB">
          <w:t>,</w:t>
        </w:r>
      </w:ins>
      <w:ins w:id="125" w:author="phpusr phpusr" w:date="2012-11-24T14:17:00Z">
        <w:r w:rsidR="00214275">
          <w:t xml:space="preserve"> </w:t>
        </w:r>
      </w:ins>
      <w:ins w:id="126" w:author="phpusr phpusr" w:date="2012-11-24T14:26:00Z">
        <w:r w:rsidR="009E64DB">
          <w:t xml:space="preserve">№ </w:t>
        </w:r>
      </w:ins>
      <w:ins w:id="127" w:author="phpusr phpusr" w:date="2012-11-24T14:17:00Z">
        <w:r w:rsidR="00214275">
          <w:t>телефон</w:t>
        </w:r>
      </w:ins>
      <w:ins w:id="128" w:author="phpusr phpusr" w:date="2012-11-24T14:26:00Z">
        <w:r w:rsidR="009E64DB">
          <w:t>а</w:t>
        </w:r>
      </w:ins>
      <w:ins w:id="129" w:author="phpusr phpusr" w:date="2012-11-24T14:17:00Z">
        <w:r w:rsidR="00214275">
          <w:t>, заказчик</w:t>
        </w:r>
      </w:ins>
      <w:ins w:id="130" w:author="phpusr phpusr" w:date="2012-11-24T14:19:00Z">
        <w:r w:rsidR="00214275">
          <w:t>, тип вагона, тип оборудования</w:t>
        </w:r>
      </w:ins>
      <w:ins w:id="131" w:author="phpusr phpusr" w:date="2012-11-24T14:12:00Z">
        <w:r w:rsidR="00214275">
          <w:t>)</w:t>
        </w:r>
      </w:ins>
      <w:r>
        <w:t>;</w:t>
      </w:r>
      <w:proofErr w:type="gramEnd"/>
    </w:p>
    <w:p w:rsidR="009E64DB" w:rsidRDefault="009E64DB" w:rsidP="009E64DB">
      <w:pPr>
        <w:numPr>
          <w:ilvl w:val="2"/>
          <w:numId w:val="11"/>
        </w:numPr>
      </w:pPr>
      <w:moveToRangeStart w:id="132" w:author="phpusr phpusr" w:date="2012-11-24T14:23:00Z" w:name="move341530312"/>
      <w:moveTo w:id="133" w:author="phpusr phpusr" w:date="2012-11-24T14:23:00Z">
        <w:r>
          <w:t>подразделений, в которых находятся сотрудники</w:t>
        </w:r>
      </w:moveTo>
      <w:bookmarkStart w:id="134" w:name="_Hlk341530551"/>
      <w:ins w:id="135" w:author="phpusr phpusr" w:date="2012-11-24T14:26:00Z">
        <w:r>
          <w:t xml:space="preserve"> (название, описание)</w:t>
        </w:r>
      </w:ins>
      <w:bookmarkEnd w:id="134"/>
      <w:moveTo w:id="136" w:author="phpusr phpusr" w:date="2012-11-24T14:23:00Z">
        <w:r>
          <w:t>;</w:t>
        </w:r>
      </w:moveTo>
    </w:p>
    <w:p w:rsidR="009E64DB" w:rsidRDefault="009E64DB" w:rsidP="009E64DB">
      <w:pPr>
        <w:numPr>
          <w:ilvl w:val="2"/>
          <w:numId w:val="11"/>
        </w:numPr>
      </w:pPr>
      <w:moveTo w:id="137" w:author="phpusr phpusr" w:date="2012-11-24T14:23:00Z">
        <w:r>
          <w:t>должностей сотрудников</w:t>
        </w:r>
      </w:moveTo>
      <w:ins w:id="138" w:author="phpusr phpusr" w:date="2012-11-24T14:27:00Z">
        <w:r>
          <w:t xml:space="preserve"> (название, описание)</w:t>
        </w:r>
      </w:ins>
      <w:moveTo w:id="139" w:author="phpusr phpusr" w:date="2012-11-24T14:23:00Z">
        <w:r>
          <w:t>;</w:t>
        </w:r>
      </w:moveTo>
    </w:p>
    <w:moveToRangeEnd w:id="132"/>
    <w:p w:rsidR="009E64DB" w:rsidDel="009E64DB" w:rsidRDefault="009E64DB" w:rsidP="0070678C">
      <w:pPr>
        <w:numPr>
          <w:ilvl w:val="2"/>
          <w:numId w:val="11"/>
        </w:numPr>
        <w:rPr>
          <w:del w:id="140" w:author="phpusr phpusr" w:date="2012-11-24T14:23:00Z"/>
        </w:rPr>
      </w:pPr>
    </w:p>
    <w:p w:rsidR="0070678C" w:rsidDel="00214275" w:rsidRDefault="0070678C" w:rsidP="0070678C">
      <w:pPr>
        <w:numPr>
          <w:ilvl w:val="2"/>
          <w:numId w:val="11"/>
        </w:numPr>
      </w:pPr>
      <w:moveFromRangeStart w:id="141" w:author="phpusr phpusr" w:date="2012-11-24T14:12:00Z" w:name="move341529702"/>
      <w:moveFrom w:id="142" w:author="phpusr phpusr" w:date="2012-11-24T14:12:00Z">
        <w:r w:rsidDel="00214275">
          <w:t>типа площадок (эксплуатация или разведочное бурение);</w:t>
        </w:r>
      </w:moveFrom>
    </w:p>
    <w:moveFromRangeEnd w:id="141"/>
    <w:p w:rsidR="0070678C" w:rsidDel="00214275" w:rsidRDefault="0070678C" w:rsidP="0070678C">
      <w:pPr>
        <w:numPr>
          <w:ilvl w:val="2"/>
          <w:numId w:val="11"/>
        </w:numPr>
        <w:rPr>
          <w:del w:id="143" w:author="phpusr phpusr" w:date="2012-11-24T14:13:00Z"/>
        </w:rPr>
      </w:pPr>
      <w:del w:id="144" w:author="phpusr phpusr" w:date="2012-11-24T14:13:00Z">
        <w:r w:rsidDel="00214275">
          <w:delText>областей</w:delText>
        </w:r>
        <w:r w:rsidR="00AE66B5" w:rsidDel="00214275">
          <w:delText>,</w:delText>
        </w:r>
        <w:r w:rsidDel="00214275">
          <w:delText xml:space="preserve"> на которых находятся площадки;</w:delText>
        </w:r>
      </w:del>
    </w:p>
    <w:p w:rsidR="009E64DB" w:rsidRDefault="0070678C" w:rsidP="0070678C">
      <w:pPr>
        <w:numPr>
          <w:ilvl w:val="2"/>
          <w:numId w:val="11"/>
        </w:numPr>
        <w:rPr>
          <w:ins w:id="145" w:author="phpusr phpusr" w:date="2012-11-24T14:29:00Z"/>
        </w:rPr>
      </w:pPr>
      <w:proofErr w:type="gramStart"/>
      <w:r>
        <w:t>сотрудников</w:t>
      </w:r>
      <w:ins w:id="146" w:author="phpusr phpusr" w:date="2012-11-24T14:20:00Z">
        <w:r w:rsidR="00214275">
          <w:t xml:space="preserve"> (</w:t>
        </w:r>
      </w:ins>
      <w:ins w:id="147" w:author="phpusr phpusr" w:date="2012-11-24T14:22:00Z">
        <w:r w:rsidR="009E64DB">
          <w:t xml:space="preserve">табельный №, </w:t>
        </w:r>
      </w:ins>
      <w:ins w:id="148" w:author="phpusr phpusr" w:date="2012-11-24T14:39:00Z">
        <w:r w:rsidR="00B34E20">
          <w:t>подразделение</w:t>
        </w:r>
      </w:ins>
      <w:ins w:id="149" w:author="phpusr phpusr" w:date="2012-11-24T14:22:00Z">
        <w:r w:rsidR="009E64DB">
          <w:t xml:space="preserve">, </w:t>
        </w:r>
      </w:ins>
      <w:ins w:id="150" w:author="phpusr phpusr" w:date="2012-11-24T14:39:00Z">
        <w:r w:rsidR="00B34E20">
          <w:t>должность</w:t>
        </w:r>
      </w:ins>
      <w:ins w:id="151" w:author="phpusr phpusr" w:date="2012-11-24T14:22:00Z">
        <w:r w:rsidR="009E64DB">
          <w:t xml:space="preserve">, </w:t>
        </w:r>
      </w:ins>
      <w:ins w:id="152" w:author="phpusr phpusr" w:date="2012-11-24T14:20:00Z">
        <w:r w:rsidR="00214275">
          <w:t>фамилия, имя, отчество, дата рождения, дата приема на работу, образование, ИНН, № паспорта, пенсионный №, адрес по прописке, зар</w:t>
        </w:r>
      </w:ins>
      <w:ins w:id="153" w:author="phpusr phpusr" w:date="2012-11-24T14:22:00Z">
        <w:r w:rsidR="00214275">
          <w:t>а</w:t>
        </w:r>
      </w:ins>
      <w:ins w:id="154" w:author="phpusr phpusr" w:date="2012-11-24T14:20:00Z">
        <w:r w:rsidR="00214275">
          <w:t>ботная плата)</w:t>
        </w:r>
      </w:ins>
      <w:r>
        <w:t>;</w:t>
      </w:r>
      <w:proofErr w:type="gramEnd"/>
    </w:p>
    <w:p w:rsidR="0070678C" w:rsidRDefault="009E64DB" w:rsidP="0070678C">
      <w:pPr>
        <w:numPr>
          <w:ilvl w:val="2"/>
          <w:numId w:val="11"/>
        </w:numPr>
      </w:pPr>
      <w:ins w:id="155" w:author="phpusr phpusr" w:date="2012-11-24T14:29:00Z">
        <w:r>
          <w:t>рабочих часов (</w:t>
        </w:r>
      </w:ins>
      <w:ins w:id="156" w:author="phpusr phpusr" w:date="2012-11-24T14:30:00Z">
        <w:r>
          <w:t>количество часов, краткое описание, описание</w:t>
        </w:r>
      </w:ins>
      <w:ins w:id="157" w:author="phpusr phpusr" w:date="2012-11-24T14:29:00Z">
        <w:r>
          <w:t>);</w:t>
        </w:r>
      </w:ins>
      <w:del w:id="158" w:author="phpusr phpusr" w:date="2012-11-24T14:19:00Z">
        <w:r w:rsidR="00AE66B5" w:rsidDel="00214275">
          <w:delText xml:space="preserve"> </w:delText>
        </w:r>
        <w:r w:rsidR="00AE66B5" w:rsidRPr="00AE66B5" w:rsidDel="00214275">
          <w:rPr>
            <w:highlight w:val="red"/>
          </w:rPr>
          <w:delText>- что именно для сотрудников хранится и т.д. для всех пунктов</w:delText>
        </w:r>
      </w:del>
    </w:p>
    <w:p w:rsidR="0070678C" w:rsidDel="009E64DB" w:rsidRDefault="0070678C" w:rsidP="0070678C">
      <w:pPr>
        <w:numPr>
          <w:ilvl w:val="2"/>
          <w:numId w:val="11"/>
        </w:numPr>
      </w:pPr>
      <w:moveFromRangeStart w:id="159" w:author="phpusr phpusr" w:date="2012-11-24T14:23:00Z" w:name="move341530312"/>
      <w:moveFrom w:id="160" w:author="phpusr phpusr" w:date="2012-11-24T14:23:00Z">
        <w:r w:rsidDel="009E64DB">
          <w:t>подразделений</w:t>
        </w:r>
        <w:r w:rsidR="00AE66B5" w:rsidDel="009E64DB">
          <w:t>,</w:t>
        </w:r>
        <w:r w:rsidDel="009E64DB">
          <w:t xml:space="preserve"> в которых находятся сотрудники;</w:t>
        </w:r>
      </w:moveFrom>
    </w:p>
    <w:p w:rsidR="0070678C" w:rsidDel="009E64DB" w:rsidRDefault="0070678C" w:rsidP="0070678C">
      <w:pPr>
        <w:numPr>
          <w:ilvl w:val="2"/>
          <w:numId w:val="11"/>
        </w:numPr>
      </w:pPr>
      <w:moveFrom w:id="161" w:author="phpusr phpusr" w:date="2012-11-24T14:23:00Z">
        <w:r w:rsidDel="009E64DB">
          <w:t>должностей сотрудников;</w:t>
        </w:r>
      </w:moveFrom>
    </w:p>
    <w:moveFromRangeEnd w:id="159"/>
    <w:p w:rsidR="0070678C" w:rsidRDefault="0070678C" w:rsidP="0070678C">
      <w:pPr>
        <w:numPr>
          <w:ilvl w:val="2"/>
          <w:numId w:val="11"/>
        </w:numPr>
      </w:pPr>
      <w:r>
        <w:t>нормы выработки за месяц для сотрудников (</w:t>
      </w:r>
      <w:del w:id="162" w:author="phpusr phpusr" w:date="2012-11-24T14:23:00Z">
        <w:r w:rsidDel="009E64DB">
          <w:delText>для отчетности</w:delText>
        </w:r>
      </w:del>
      <w:ins w:id="163" w:author="phpusr phpusr" w:date="2012-11-24T14:23:00Z">
        <w:r w:rsidR="009E64DB">
          <w:t>год, январь, февраль, март и т.д.</w:t>
        </w:r>
      </w:ins>
      <w:r>
        <w:t>);</w:t>
      </w:r>
    </w:p>
    <w:p w:rsidR="0070678C" w:rsidRDefault="0070678C" w:rsidP="0070678C">
      <w:pPr>
        <w:numPr>
          <w:ilvl w:val="2"/>
          <w:numId w:val="11"/>
        </w:numPr>
        <w:rPr>
          <w:ins w:id="164" w:author="phpusr phpusr" w:date="2012-11-24T14:25:00Z"/>
        </w:rPr>
      </w:pPr>
      <w:r>
        <w:t>пр</w:t>
      </w:r>
      <w:r w:rsidR="00B47BAB">
        <w:t>аздничных дней (</w:t>
      </w:r>
      <w:del w:id="165" w:author="phpusr phpusr" w:date="2012-11-24T14:24:00Z">
        <w:r w:rsidR="00B47BAB" w:rsidDel="009E64DB">
          <w:delText>для отчетности</w:delText>
        </w:r>
      </w:del>
      <w:ins w:id="166" w:author="phpusr phpusr" w:date="2012-11-24T14:24:00Z">
        <w:r w:rsidR="009E64DB">
          <w:t>дата</w:t>
        </w:r>
      </w:ins>
      <w:r w:rsidR="00B47BAB">
        <w:t>).</w:t>
      </w:r>
    </w:p>
    <w:p w:rsidR="009E64DB" w:rsidDel="009E64DB" w:rsidRDefault="009E64DB" w:rsidP="009E64DB">
      <w:pPr>
        <w:numPr>
          <w:ilvl w:val="0"/>
          <w:numId w:val="11"/>
        </w:numPr>
        <w:rPr>
          <w:del w:id="167" w:author="phpusr phpusr" w:date="2012-11-24T14:25:00Z"/>
        </w:rPr>
      </w:pPr>
      <w:proofErr w:type="gramStart"/>
      <w:ins w:id="168" w:author="phpusr phpusr" w:date="2012-11-24T14:30:00Z">
        <w:r>
          <w:t>г</w:t>
        </w:r>
      </w:ins>
      <w:moveToRangeStart w:id="169" w:author="phpusr phpusr" w:date="2012-11-24T14:25:00Z" w:name="move341530428"/>
      <w:proofErr w:type="gramEnd"/>
      <w:moveTo w:id="170" w:author="phpusr phpusr" w:date="2012-11-24T14:25:00Z">
        <w:del w:id="171" w:author="phpusr phpusr" w:date="2012-11-24T14:30:00Z">
          <w:r w:rsidDel="009E64DB">
            <w:delText>Г</w:delText>
          </w:r>
        </w:del>
        <w:r>
          <w:t>лавный модуль должен обеспечить добавление, удаление и редактирование работы сотрудников на графике</w:t>
        </w:r>
      </w:moveTo>
      <w:ins w:id="172" w:author="phpusr phpusr" w:date="2012-11-24T14:27:00Z">
        <w:r>
          <w:t xml:space="preserve"> (</w:t>
        </w:r>
      </w:ins>
      <w:ins w:id="173" w:author="phpusr phpusr" w:date="2012-11-24T14:40:00Z">
        <w:r w:rsidR="00B34E20">
          <w:t>тип дня</w:t>
        </w:r>
      </w:ins>
      <w:ins w:id="174" w:author="phpusr phpusr" w:date="2012-11-24T14:27:00Z">
        <w:r>
          <w:t xml:space="preserve">, </w:t>
        </w:r>
      </w:ins>
      <w:ins w:id="175" w:author="phpusr phpusr" w:date="2012-11-24T14:40:00Z">
        <w:r w:rsidR="00B34E20">
          <w:t>сотрудник</w:t>
        </w:r>
      </w:ins>
      <w:ins w:id="176" w:author="phpusr phpusr" w:date="2012-11-24T14:28:00Z">
        <w:r>
          <w:t xml:space="preserve">, </w:t>
        </w:r>
      </w:ins>
      <w:ins w:id="177" w:author="phpusr phpusr" w:date="2012-11-24T14:40:00Z">
        <w:r w:rsidR="00B34E20">
          <w:t>площадка</w:t>
        </w:r>
      </w:ins>
      <w:ins w:id="178" w:author="phpusr phpusr" w:date="2012-11-24T14:29:00Z">
        <w:r>
          <w:t xml:space="preserve">, </w:t>
        </w:r>
      </w:ins>
      <w:ins w:id="179" w:author="phpusr phpusr" w:date="2012-11-24T14:40:00Z">
        <w:r w:rsidR="00B34E20">
          <w:t>количество часов</w:t>
        </w:r>
      </w:ins>
      <w:ins w:id="180" w:author="phpusr phpusr" w:date="2012-11-24T14:27:00Z">
        <w:r>
          <w:t>, дата начала, дата конца</w:t>
        </w:r>
      </w:ins>
      <w:ins w:id="181" w:author="phpusr phpusr" w:date="2012-11-24T14:28:00Z">
        <w:r>
          <w:t>,</w:t>
        </w:r>
      </w:ins>
      <w:ins w:id="182" w:author="phpusr phpusr" w:date="2012-11-24T14:27:00Z">
        <w:r>
          <w:t xml:space="preserve"> № сотрудника)</w:t>
        </w:r>
      </w:ins>
      <w:moveTo w:id="183" w:author="phpusr phpusr" w:date="2012-11-24T14:25:00Z">
        <w:r>
          <w:t>.</w:t>
        </w:r>
      </w:moveTo>
    </w:p>
    <w:moveToRangeEnd w:id="169"/>
    <w:p w:rsidR="009E64DB" w:rsidRDefault="009E64DB">
      <w:pPr>
        <w:numPr>
          <w:ilvl w:val="0"/>
          <w:numId w:val="11"/>
        </w:numPr>
        <w:pPrChange w:id="184" w:author="phpusr phpusr" w:date="2012-11-24T14:25:00Z">
          <w:pPr>
            <w:numPr>
              <w:ilvl w:val="2"/>
              <w:numId w:val="11"/>
            </w:numPr>
            <w:tabs>
              <w:tab w:val="num" w:pos="1440"/>
            </w:tabs>
            <w:ind w:left="1224" w:hanging="504"/>
          </w:pPr>
        </w:pPrChange>
      </w:pPr>
    </w:p>
    <w:bookmarkEnd w:id="101"/>
    <w:p w:rsidR="00F31AE1" w:rsidRDefault="0070678C" w:rsidP="0070678C">
      <w:pPr>
        <w:numPr>
          <w:ilvl w:val="0"/>
          <w:numId w:val="11"/>
        </w:numPr>
      </w:pPr>
      <w:r>
        <w:t xml:space="preserve">модуль импорта сотрудников из </w:t>
      </w:r>
      <w:r w:rsidRPr="0070678C">
        <w:rPr>
          <w:lang w:val="en-US"/>
        </w:rPr>
        <w:t>XLS</w:t>
      </w:r>
      <w:r w:rsidR="007B784A" w:rsidRPr="007B784A">
        <w:t>-</w:t>
      </w:r>
      <w:r>
        <w:t>файла</w:t>
      </w:r>
      <w:r w:rsidR="00CD6095">
        <w:t xml:space="preserve"> должен</w:t>
      </w:r>
      <w:r>
        <w:t xml:space="preserve"> обеспечи</w:t>
      </w:r>
      <w:r w:rsidR="00CD6095">
        <w:t>ть</w:t>
      </w:r>
      <w:r>
        <w:t xml:space="preserve"> </w:t>
      </w:r>
      <w:r w:rsidR="00CD6095">
        <w:t>выполнение следующих функций:</w:t>
      </w:r>
    </w:p>
    <w:p w:rsidR="00CD6095" w:rsidRDefault="00FF5009" w:rsidP="00CD6095">
      <w:pPr>
        <w:numPr>
          <w:ilvl w:val="2"/>
          <w:numId w:val="11"/>
        </w:numPr>
      </w:pPr>
      <w:bookmarkStart w:id="185" w:name="_Hlk341005408"/>
      <w:r>
        <w:t>автоматизированное</w:t>
      </w:r>
      <w:r w:rsidR="00CD6095">
        <w:t xml:space="preserve"> </w:t>
      </w:r>
      <w:bookmarkEnd w:id="185"/>
      <w:r w:rsidR="00CD6095">
        <w:t>добавление новых сотрудников в БД;</w:t>
      </w:r>
    </w:p>
    <w:p w:rsidR="00CD6095" w:rsidRDefault="00CD6095" w:rsidP="00CD6095">
      <w:pPr>
        <w:numPr>
          <w:ilvl w:val="2"/>
          <w:numId w:val="11"/>
        </w:numPr>
      </w:pPr>
      <w:r>
        <w:t>вывод в виде списка уже существующих сотрудников;</w:t>
      </w:r>
    </w:p>
    <w:p w:rsidR="00CD6095" w:rsidRDefault="00CD6095" w:rsidP="00CD6095">
      <w:pPr>
        <w:numPr>
          <w:ilvl w:val="2"/>
          <w:numId w:val="11"/>
        </w:numPr>
      </w:pPr>
      <w:r>
        <w:t>вывод в виде списка сотрудников с частью различных данных (для ручной правки)</w:t>
      </w:r>
      <w:r w:rsidR="00B47BAB">
        <w:t>.</w:t>
      </w:r>
    </w:p>
    <w:p w:rsidR="00531473" w:rsidRDefault="00531473" w:rsidP="00531473">
      <w:pPr>
        <w:numPr>
          <w:ilvl w:val="0"/>
          <w:numId w:val="11"/>
        </w:numPr>
      </w:pPr>
      <w:r>
        <w:t xml:space="preserve">модуль построения табелей по </w:t>
      </w:r>
      <w:r w:rsidR="00BC69EE">
        <w:t>областям</w:t>
      </w:r>
      <w:r>
        <w:t>, где работали сотрудники, должен обеспечить:</w:t>
      </w:r>
    </w:p>
    <w:p w:rsidR="00531473" w:rsidRDefault="00FF5009">
      <w:pPr>
        <w:numPr>
          <w:ilvl w:val="2"/>
          <w:numId w:val="11"/>
        </w:numPr>
      </w:pPr>
      <w:r>
        <w:t xml:space="preserve">автоматизированное </w:t>
      </w:r>
      <w:r w:rsidR="00531473">
        <w:t xml:space="preserve">создание табелей по всем </w:t>
      </w:r>
      <w:r w:rsidR="00BC69EE">
        <w:t>областям</w:t>
      </w:r>
      <w:r w:rsidR="00531473">
        <w:t xml:space="preserve">, где работали сотрудники в </w:t>
      </w:r>
      <w:r w:rsidR="00531473">
        <w:rPr>
          <w:lang w:val="en-US"/>
        </w:rPr>
        <w:t>XLS</w:t>
      </w:r>
      <w:r w:rsidR="007B784A" w:rsidRPr="007B784A">
        <w:t>-</w:t>
      </w:r>
      <w:r w:rsidR="00531473">
        <w:t>файл на нескольких листа</w:t>
      </w:r>
      <w:r w:rsidR="00BC69EE">
        <w:t xml:space="preserve">х (каждая область </w:t>
      </w:r>
      <w:r w:rsidR="00B47BAB">
        <w:t>на новом листе).</w:t>
      </w:r>
    </w:p>
    <w:p w:rsidR="00B47BAB" w:rsidRDefault="00B47BAB" w:rsidP="00B47BAB">
      <w:pPr>
        <w:numPr>
          <w:ilvl w:val="0"/>
          <w:numId w:val="11"/>
        </w:numPr>
      </w:pPr>
      <w:r>
        <w:t>моду</w:t>
      </w:r>
      <w:r w:rsidR="00AE66B5">
        <w:t>ль хранения настроек приложения</w:t>
      </w:r>
      <w:r>
        <w:t xml:space="preserve"> должен обеспечить:</w:t>
      </w:r>
    </w:p>
    <w:p w:rsidR="00B47BAB" w:rsidRDefault="00B47BAB" w:rsidP="00B47BAB">
      <w:pPr>
        <w:numPr>
          <w:ilvl w:val="2"/>
          <w:numId w:val="11"/>
        </w:numPr>
      </w:pPr>
      <w:r>
        <w:t>изменение настроек приложения без его перезапуска;</w:t>
      </w:r>
    </w:p>
    <w:p w:rsidR="00B47BAB" w:rsidRDefault="00B47BAB" w:rsidP="00B47BAB">
      <w:pPr>
        <w:numPr>
          <w:ilvl w:val="2"/>
          <w:numId w:val="11"/>
        </w:numPr>
      </w:pPr>
      <w:r>
        <w:t>хранение настроек приложения в БД</w:t>
      </w:r>
      <w:ins w:id="186" w:author="phpusr phpusr" w:date="2012-11-24T14:31:00Z">
        <w:r w:rsidR="009E64DB">
          <w:t xml:space="preserve"> (дата последнего запуска приложения)</w:t>
        </w:r>
      </w:ins>
      <w:r>
        <w:t>.</w:t>
      </w:r>
    </w:p>
    <w:p w:rsidR="00B47BAB" w:rsidRDefault="00B47BAB" w:rsidP="00B47BAB">
      <w:pPr>
        <w:numPr>
          <w:ilvl w:val="0"/>
          <w:numId w:val="11"/>
        </w:numPr>
      </w:pPr>
      <w:r>
        <w:t>модуль хранения настроек для построения отчетности должен обеспечить:</w:t>
      </w:r>
    </w:p>
    <w:p w:rsidR="00B47BAB" w:rsidRDefault="00B47BAB" w:rsidP="00B47BAB">
      <w:pPr>
        <w:numPr>
          <w:ilvl w:val="2"/>
          <w:numId w:val="11"/>
        </w:numPr>
      </w:pPr>
      <w:r>
        <w:t>изменение настроек построения отчетности без перезапуска приложения;</w:t>
      </w:r>
    </w:p>
    <w:p w:rsidR="00B47BAB" w:rsidRDefault="00B47BAB" w:rsidP="00B47BAB">
      <w:pPr>
        <w:numPr>
          <w:ilvl w:val="2"/>
          <w:numId w:val="11"/>
        </w:numPr>
      </w:pPr>
      <w:r>
        <w:lastRenderedPageBreak/>
        <w:t>хранения настроек для отчетности в БД</w:t>
      </w:r>
      <w:ins w:id="187" w:author="phpusr phpusr" w:date="2012-11-24T14:31:00Z">
        <w:r w:rsidR="009E64DB">
          <w:t xml:space="preserve"> </w:t>
        </w:r>
      </w:ins>
      <w:ins w:id="188" w:author="phpusr phpusr" w:date="2012-11-24T14:32:00Z">
        <w:r w:rsidR="009E64DB">
          <w:t>(</w:t>
        </w:r>
        <w:r w:rsidR="00855584">
          <w:t xml:space="preserve">стоимость отпускного дня, размер премии </w:t>
        </w:r>
        <w:proofErr w:type="gramStart"/>
        <w:r w:rsidR="00855584">
          <w:t>в</w:t>
        </w:r>
        <w:proofErr w:type="gramEnd"/>
        <w:r w:rsidR="00855584">
          <w:t xml:space="preserve"> %</w:t>
        </w:r>
        <w:r w:rsidR="009E64DB">
          <w:t>)</w:t>
        </w:r>
      </w:ins>
      <w:r>
        <w:t>.</w:t>
      </w:r>
    </w:p>
    <w:p w:rsidR="00B47BAB" w:rsidRDefault="00AE66B5" w:rsidP="00B47BAB">
      <w:pPr>
        <w:numPr>
          <w:ilvl w:val="0"/>
          <w:numId w:val="11"/>
        </w:numPr>
        <w:rPr>
          <w:ins w:id="189" w:author="phpusr phpusr" w:date="2012-11-24T14:33:00Z"/>
        </w:rPr>
      </w:pPr>
      <w:r>
        <w:t>модуль авторизации</w:t>
      </w:r>
      <w:r w:rsidR="00B47BAB">
        <w:t xml:space="preserve"> должен обеспечить:</w:t>
      </w:r>
    </w:p>
    <w:p w:rsidR="00855584" w:rsidRDefault="00855584" w:rsidP="00855584">
      <w:pPr>
        <w:numPr>
          <w:ilvl w:val="2"/>
          <w:numId w:val="11"/>
        </w:numPr>
      </w:pPr>
      <w:moveToRangeStart w:id="190" w:author="phpusr phpusr" w:date="2012-11-24T14:33:00Z" w:name="move341530966"/>
      <w:moveTo w:id="191" w:author="phpusr phpusr" w:date="2012-11-24T14:33:00Z">
        <w:r>
          <w:t>возможность просмотра данных и создания отчетности для пользователей с ролями «Пользователь» и «Администратор»</w:t>
        </w:r>
      </w:moveTo>
      <w:ins w:id="192" w:author="phpusr phpusr" w:date="2012-11-24T14:34:00Z">
        <w:r>
          <w:t xml:space="preserve"> (название роли, описание)</w:t>
        </w:r>
      </w:ins>
      <w:moveTo w:id="193" w:author="phpusr phpusr" w:date="2012-11-24T14:33:00Z">
        <w:r>
          <w:t>;</w:t>
        </w:r>
      </w:moveTo>
    </w:p>
    <w:moveToRangeEnd w:id="190"/>
    <w:p w:rsidR="00855584" w:rsidDel="00855584" w:rsidRDefault="00855584" w:rsidP="00B47BAB">
      <w:pPr>
        <w:numPr>
          <w:ilvl w:val="0"/>
          <w:numId w:val="11"/>
        </w:numPr>
        <w:rPr>
          <w:del w:id="194" w:author="phpusr phpusr" w:date="2012-11-24T14:34:00Z"/>
        </w:rPr>
      </w:pPr>
    </w:p>
    <w:p w:rsidR="00B47BAB" w:rsidRDefault="002D721E" w:rsidP="00B47BAB">
      <w:pPr>
        <w:numPr>
          <w:ilvl w:val="2"/>
          <w:numId w:val="11"/>
        </w:numPr>
      </w:pPr>
      <w:r>
        <w:t>возможность запуска приложения только зарегистрированным пользователям, имеющим логин и пароль</w:t>
      </w:r>
      <w:ins w:id="195" w:author="phpusr phpusr" w:date="2012-11-24T14:33:00Z">
        <w:r w:rsidR="00855584">
          <w:t xml:space="preserve"> (имя, логин, пароль,</w:t>
        </w:r>
      </w:ins>
      <w:ins w:id="196" w:author="phpusr phpusr" w:date="2012-11-24T14:42:00Z">
        <w:r w:rsidR="00B34E20">
          <w:t xml:space="preserve"> роль</w:t>
        </w:r>
      </w:ins>
      <w:ins w:id="197" w:author="phpusr phpusr" w:date="2012-11-24T14:33:00Z">
        <w:r w:rsidR="00855584">
          <w:t>)</w:t>
        </w:r>
      </w:ins>
      <w:r>
        <w:t>;</w:t>
      </w:r>
    </w:p>
    <w:p w:rsidR="002D721E" w:rsidDel="00855584" w:rsidRDefault="002D721E" w:rsidP="00B47BAB">
      <w:pPr>
        <w:numPr>
          <w:ilvl w:val="2"/>
          <w:numId w:val="11"/>
        </w:numPr>
      </w:pPr>
      <w:moveFromRangeStart w:id="198" w:author="phpusr phpusr" w:date="2012-11-24T14:33:00Z" w:name="move341530966"/>
      <w:moveFrom w:id="199" w:author="phpusr phpusr" w:date="2012-11-24T14:33:00Z">
        <w:r w:rsidDel="00855584">
          <w:t>возможность просмотра данных и создания отчетности для пользователей с ролями «Пользователь» и «Администратор»;</w:t>
        </w:r>
      </w:moveFrom>
    </w:p>
    <w:moveFromRangeEnd w:id="198"/>
    <w:p w:rsidR="00B47BAB" w:rsidRDefault="002D721E" w:rsidP="004C378D">
      <w:pPr>
        <w:numPr>
          <w:ilvl w:val="2"/>
          <w:numId w:val="11"/>
        </w:numPr>
      </w:pPr>
      <w:r>
        <w:t xml:space="preserve">возможность изменения, удаления и </w:t>
      </w:r>
      <w:r w:rsidR="00A142BB">
        <w:t>добавления</w:t>
      </w:r>
      <w:r>
        <w:t xml:space="preserve"> данных только пользователям с ролью «Администратор».</w:t>
      </w:r>
    </w:p>
    <w:p w:rsidR="002E7316" w:rsidRDefault="002E7316" w:rsidP="00531473">
      <w:pPr>
        <w:ind w:firstLine="0"/>
      </w:pPr>
    </w:p>
    <w:p w:rsidR="00F31AE1" w:rsidRDefault="00F31AE1" w:rsidP="00F31AE1">
      <w:pPr>
        <w:pStyle w:val="4"/>
      </w:pPr>
      <w:bookmarkStart w:id="200" w:name="_Toc388843410"/>
      <w:bookmarkStart w:id="201" w:name="_Toc388844141"/>
      <w:bookmarkStart w:id="202" w:name="_Toc389745364"/>
      <w:r>
        <w:t>Требования к надежности</w:t>
      </w:r>
      <w:bookmarkEnd w:id="200"/>
      <w:bookmarkEnd w:id="201"/>
      <w:bookmarkEnd w:id="202"/>
    </w:p>
    <w:p w:rsidR="00F31AE1" w:rsidRDefault="00F31AE1" w:rsidP="00F31AE1">
      <w:r>
        <w:t>«</w:t>
      </w:r>
      <w:r w:rsidR="00C4667D" w:rsidRPr="0094036A">
        <w:rPr>
          <w:rPrChange w:id="203" w:author="phpusr phpusr" w:date="2012-11-28T16:09:00Z">
            <w:rPr>
              <w:highlight w:val="yellow"/>
            </w:rPr>
          </w:rPrChange>
        </w:rPr>
        <w:t>Автоматизированная система построения графика работы на площадках добычи нефти</w:t>
      </w:r>
      <w:r>
        <w:t>» должна обеспечивать следующие требования к надежности:</w:t>
      </w:r>
    </w:p>
    <w:p w:rsidR="00F31AE1" w:rsidRDefault="00F31AE1" w:rsidP="00F31AE1">
      <w:pPr>
        <w:numPr>
          <w:ilvl w:val="0"/>
          <w:numId w:val="14"/>
        </w:numPr>
      </w:pPr>
      <w:r>
        <w:t>устойчивая работа системы в целом;</w:t>
      </w:r>
    </w:p>
    <w:p w:rsidR="00F31AE1" w:rsidRDefault="00F31AE1" w:rsidP="00F31AE1">
      <w:pPr>
        <w:numPr>
          <w:ilvl w:val="0"/>
          <w:numId w:val="14"/>
        </w:numPr>
      </w:pPr>
      <w:r>
        <w:t>контроль на ошибочность вводимых данных;</w:t>
      </w:r>
    </w:p>
    <w:p w:rsidR="00F31AE1" w:rsidRDefault="00F31AE1" w:rsidP="00F31AE1">
      <w:pPr>
        <w:numPr>
          <w:ilvl w:val="0"/>
          <w:numId w:val="14"/>
        </w:numPr>
      </w:pPr>
      <w:r>
        <w:t>проверка на допустимость числовых данных.</w:t>
      </w:r>
    </w:p>
    <w:p w:rsidR="00F31AE1" w:rsidRDefault="00F31AE1" w:rsidP="00F31AE1"/>
    <w:p w:rsidR="00F31AE1" w:rsidRDefault="00F31AE1" w:rsidP="00F31AE1">
      <w:pPr>
        <w:pStyle w:val="4"/>
      </w:pPr>
      <w:bookmarkStart w:id="204" w:name="_Toc388843411"/>
      <w:bookmarkStart w:id="205" w:name="_Toc388844142"/>
      <w:bookmarkStart w:id="206" w:name="_Toc389745365"/>
      <w:r>
        <w:t>Требования к составу и параметрам технических средств</w:t>
      </w:r>
      <w:bookmarkEnd w:id="204"/>
      <w:bookmarkEnd w:id="205"/>
      <w:bookmarkEnd w:id="206"/>
    </w:p>
    <w:p w:rsidR="00F31AE1" w:rsidRDefault="00F31AE1" w:rsidP="00F31AE1">
      <w:r>
        <w:t>К разрабатываемому программному продукту предъявляются следующие минимальные аппаратные требования:</w:t>
      </w:r>
    </w:p>
    <w:p w:rsidR="002C1B5A" w:rsidRPr="00383C94" w:rsidRDefault="002C1B5A" w:rsidP="002C1B5A">
      <w:pPr>
        <w:rPr>
          <w:ins w:id="207" w:author="phpusr phpusr" w:date="2012-11-24T12:23:00Z"/>
        </w:rPr>
      </w:pPr>
      <w:ins w:id="208" w:author="phpusr phpusr" w:date="2012-11-24T12:23:00Z">
        <w:r>
          <w:t>Сервер:</w:t>
        </w:r>
      </w:ins>
    </w:p>
    <w:p w:rsidR="002C1B5A" w:rsidRDefault="002C1B5A" w:rsidP="002C1B5A">
      <w:pPr>
        <w:numPr>
          <w:ilvl w:val="0"/>
          <w:numId w:val="15"/>
        </w:numPr>
        <w:rPr>
          <w:ins w:id="209" w:author="phpusr phpusr" w:date="2012-11-24T12:23:00Z"/>
        </w:rPr>
      </w:pPr>
      <w:ins w:id="210" w:author="phpusr phpusr" w:date="2012-11-24T12:23:00Z">
        <w:r>
          <w:rPr>
            <w:lang w:val="en-US"/>
          </w:rPr>
          <w:t>IBM</w:t>
        </w:r>
        <w:r>
          <w:t xml:space="preserve"> </w:t>
        </w:r>
        <w:r>
          <w:rPr>
            <w:lang w:val="en-US"/>
          </w:rPr>
          <w:t>PC</w:t>
        </w:r>
        <w:r>
          <w:t xml:space="preserve">-совместимый компьютер с процессором – </w:t>
        </w:r>
        <w:r>
          <w:rPr>
            <w:lang w:val="en-US"/>
          </w:rPr>
          <w:t>Intel</w:t>
        </w:r>
        <w:r>
          <w:rPr>
            <w:vertAlign w:val="superscript"/>
            <w:lang w:val="en-US"/>
          </w:rPr>
          <w:sym w:font="Symbol" w:char="F0D2"/>
        </w:r>
        <w:r>
          <w:t xml:space="preserve"> </w:t>
        </w:r>
        <w:r>
          <w:rPr>
            <w:lang w:val="en-US"/>
          </w:rPr>
          <w:t>Pentium</w:t>
        </w:r>
        <w:r>
          <w:rPr>
            <w:vertAlign w:val="superscript"/>
            <w:lang w:val="en-US"/>
          </w:rPr>
          <w:sym w:font="Symbol" w:char="F0D2"/>
        </w:r>
        <w:r>
          <w:t xml:space="preserve"> </w:t>
        </w:r>
        <w:r>
          <w:rPr>
            <w:lang w:val="en-US"/>
          </w:rPr>
          <w:t>IV</w:t>
        </w:r>
        <w:r>
          <w:t xml:space="preserve"> или выше;</w:t>
        </w:r>
      </w:ins>
    </w:p>
    <w:p w:rsidR="002C1B5A" w:rsidRDefault="002C1B5A" w:rsidP="002C1B5A">
      <w:pPr>
        <w:numPr>
          <w:ilvl w:val="0"/>
          <w:numId w:val="15"/>
        </w:numPr>
        <w:rPr>
          <w:ins w:id="211" w:author="phpusr phpusr" w:date="2012-11-24T12:23:00Z"/>
        </w:rPr>
      </w:pPr>
      <w:ins w:id="212" w:author="phpusr phpusr" w:date="2012-11-24T12:23:00Z">
        <w:r>
          <w:t xml:space="preserve">оперативная память – не менее </w:t>
        </w:r>
        <w:r w:rsidRPr="00383C94">
          <w:t>2048</w:t>
        </w:r>
        <w:r>
          <w:rPr>
            <w:lang w:val="en-US"/>
          </w:rPr>
          <w:t>Mb</w:t>
        </w:r>
        <w:r>
          <w:t>;</w:t>
        </w:r>
      </w:ins>
    </w:p>
    <w:p w:rsidR="002C1B5A" w:rsidRDefault="002C1B5A" w:rsidP="002C1B5A">
      <w:pPr>
        <w:numPr>
          <w:ilvl w:val="0"/>
          <w:numId w:val="15"/>
        </w:numPr>
        <w:rPr>
          <w:ins w:id="213" w:author="phpusr phpusr" w:date="2012-11-24T12:23:00Z"/>
        </w:rPr>
      </w:pPr>
      <w:ins w:id="214" w:author="phpusr phpusr" w:date="2012-11-24T12:23:00Z">
        <w:r>
          <w:t xml:space="preserve">операционная система </w:t>
        </w:r>
        <w:r>
          <w:rPr>
            <w:lang w:val="en-US"/>
          </w:rPr>
          <w:t>Microsoft</w:t>
        </w:r>
        <w:r>
          <w:rPr>
            <w:rFonts w:ascii="Brush Script MT" w:hAnsi="Brush Script MT"/>
            <w:vertAlign w:val="superscript"/>
            <w:lang w:val="en-US"/>
          </w:rPr>
          <w:sym w:font="Symbol" w:char="F0D2"/>
        </w:r>
        <w:r>
          <w:t xml:space="preserve"> </w:t>
        </w:r>
        <w:r>
          <w:rPr>
            <w:lang w:val="en-US"/>
          </w:rPr>
          <w:t>Windows</w:t>
        </w:r>
        <w:r>
          <w:rPr>
            <w:vertAlign w:val="superscript"/>
            <w:lang w:val="en-US"/>
          </w:rPr>
          <w:sym w:font="Symbol" w:char="F0D2"/>
        </w:r>
        <w:r>
          <w:t xml:space="preserve"> </w:t>
        </w:r>
        <w:r>
          <w:rPr>
            <w:lang w:val="en-US"/>
          </w:rPr>
          <w:t>XP</w:t>
        </w:r>
        <w:r w:rsidRPr="00383C94">
          <w:t xml:space="preserve"> (</w:t>
        </w:r>
        <w:r>
          <w:rPr>
            <w:lang w:val="en-US"/>
          </w:rPr>
          <w:t>Vista</w:t>
        </w:r>
        <w:r w:rsidRPr="00383C94">
          <w:t xml:space="preserve">, 7, 8), </w:t>
        </w:r>
        <w:r>
          <w:rPr>
            <w:lang w:val="en-US"/>
          </w:rPr>
          <w:t>Linux</w:t>
        </w:r>
        <w:r w:rsidRPr="00383C94">
          <w:t xml:space="preserve">, </w:t>
        </w:r>
        <w:proofErr w:type="spellStart"/>
        <w:r>
          <w:rPr>
            <w:lang w:val="en-US"/>
          </w:rPr>
          <w:t>MacOS</w:t>
        </w:r>
        <w:proofErr w:type="spellEnd"/>
        <w:r w:rsidRPr="00FE2AC2">
          <w:t>;</w:t>
        </w:r>
      </w:ins>
    </w:p>
    <w:p w:rsidR="002C1B5A" w:rsidRPr="00FE2AC2" w:rsidRDefault="002C1B5A" w:rsidP="002C1B5A">
      <w:pPr>
        <w:numPr>
          <w:ilvl w:val="0"/>
          <w:numId w:val="15"/>
        </w:numPr>
        <w:rPr>
          <w:ins w:id="215" w:author="phpusr phpusr" w:date="2012-11-24T12:23:00Z"/>
        </w:rPr>
      </w:pPr>
      <w:ins w:id="216" w:author="phpusr phpusr" w:date="2012-11-24T12:23:00Z">
        <w:r>
          <w:t xml:space="preserve">веб-сервер </w:t>
        </w:r>
        <w:r>
          <w:rPr>
            <w:lang w:val="en-US"/>
          </w:rPr>
          <w:t>Apache Tomcat 7;</w:t>
        </w:r>
      </w:ins>
    </w:p>
    <w:p w:rsidR="002C1B5A" w:rsidRDefault="002C1B5A" w:rsidP="002C1B5A">
      <w:pPr>
        <w:numPr>
          <w:ilvl w:val="0"/>
          <w:numId w:val="15"/>
        </w:numPr>
        <w:rPr>
          <w:ins w:id="217" w:author="phpusr phpusr" w:date="2012-11-24T12:23:00Z"/>
        </w:rPr>
      </w:pPr>
      <w:ins w:id="218" w:author="phpusr phpusr" w:date="2012-11-24T12:23:00Z">
        <w:r>
          <w:t xml:space="preserve">сервер баз данных </w:t>
        </w:r>
        <w:r>
          <w:rPr>
            <w:lang w:val="en-US"/>
          </w:rPr>
          <w:t>MySQL</w:t>
        </w:r>
        <w:r w:rsidRPr="00FE2AC2">
          <w:t xml:space="preserve"> </w:t>
        </w:r>
        <w:r>
          <w:t>(</w:t>
        </w:r>
        <w:r>
          <w:rPr>
            <w:lang w:val="en-US"/>
          </w:rPr>
          <w:t>MS</w:t>
        </w:r>
        <w:r w:rsidRPr="00FE2AC2">
          <w:t xml:space="preserve"> </w:t>
        </w:r>
        <w:r>
          <w:rPr>
            <w:lang w:val="en-US"/>
          </w:rPr>
          <w:t>SQL</w:t>
        </w:r>
        <w:r w:rsidRPr="00FE2AC2">
          <w:t xml:space="preserve">, </w:t>
        </w:r>
        <w:r>
          <w:rPr>
            <w:lang w:val="en-US"/>
          </w:rPr>
          <w:t>DB</w:t>
        </w:r>
        <w:r w:rsidRPr="00FE2AC2">
          <w:t xml:space="preserve">2, </w:t>
        </w:r>
        <w:proofErr w:type="spellStart"/>
        <w:r>
          <w:rPr>
            <w:lang w:val="en-US"/>
          </w:rPr>
          <w:t>PostgreSQL</w:t>
        </w:r>
        <w:proofErr w:type="spellEnd"/>
        <w:r>
          <w:t>)</w:t>
        </w:r>
        <w:r w:rsidRPr="00FE2AC2">
          <w:t>.</w:t>
        </w:r>
      </w:ins>
    </w:p>
    <w:p w:rsidR="002C1B5A" w:rsidRDefault="002C1B5A" w:rsidP="002C1B5A">
      <w:pPr>
        <w:rPr>
          <w:ins w:id="219" w:author="phpusr phpusr" w:date="2012-11-24T12:23:00Z"/>
          <w:b/>
        </w:rPr>
      </w:pPr>
    </w:p>
    <w:p w:rsidR="002C1B5A" w:rsidRDefault="002C1B5A" w:rsidP="002C1B5A">
      <w:pPr>
        <w:rPr>
          <w:ins w:id="220" w:author="phpusr phpusr" w:date="2012-11-24T12:23:00Z"/>
        </w:rPr>
      </w:pPr>
      <w:ins w:id="221" w:author="phpusr phpusr" w:date="2012-11-24T12:23:00Z">
        <w:r>
          <w:t>Клиент:</w:t>
        </w:r>
      </w:ins>
    </w:p>
    <w:p w:rsidR="002C1B5A" w:rsidRDefault="002C1B5A" w:rsidP="002C1B5A">
      <w:pPr>
        <w:numPr>
          <w:ilvl w:val="0"/>
          <w:numId w:val="16"/>
        </w:numPr>
        <w:rPr>
          <w:ins w:id="222" w:author="phpusr phpusr" w:date="2012-11-24T12:23:00Z"/>
        </w:rPr>
      </w:pPr>
      <w:ins w:id="223" w:author="phpusr phpusr" w:date="2012-11-24T12:23:00Z">
        <w:r>
          <w:rPr>
            <w:lang w:val="en-US"/>
          </w:rPr>
          <w:t>IBM</w:t>
        </w:r>
        <w:r>
          <w:t xml:space="preserve"> </w:t>
        </w:r>
        <w:r>
          <w:rPr>
            <w:lang w:val="en-US"/>
          </w:rPr>
          <w:t>PC</w:t>
        </w:r>
        <w:r>
          <w:t xml:space="preserve">-совместимый компьютер с процессором – </w:t>
        </w:r>
        <w:r>
          <w:rPr>
            <w:lang w:val="en-US"/>
          </w:rPr>
          <w:t>Intel</w:t>
        </w:r>
        <w:r>
          <w:rPr>
            <w:vertAlign w:val="superscript"/>
            <w:lang w:val="en-US"/>
          </w:rPr>
          <w:sym w:font="Symbol" w:char="F0D2"/>
        </w:r>
        <w:r>
          <w:t xml:space="preserve"> </w:t>
        </w:r>
        <w:r>
          <w:rPr>
            <w:lang w:val="en-US"/>
          </w:rPr>
          <w:t>Pentium</w:t>
        </w:r>
        <w:r>
          <w:rPr>
            <w:vertAlign w:val="superscript"/>
            <w:lang w:val="en-US"/>
          </w:rPr>
          <w:sym w:font="Symbol" w:char="F0D2"/>
        </w:r>
        <w:r>
          <w:t xml:space="preserve"> </w:t>
        </w:r>
        <w:r>
          <w:rPr>
            <w:lang w:val="en-US"/>
          </w:rPr>
          <w:t>III</w:t>
        </w:r>
        <w:r>
          <w:t xml:space="preserve"> или выше;</w:t>
        </w:r>
      </w:ins>
    </w:p>
    <w:p w:rsidR="002C1B5A" w:rsidRDefault="002C1B5A" w:rsidP="002C1B5A">
      <w:pPr>
        <w:numPr>
          <w:ilvl w:val="0"/>
          <w:numId w:val="16"/>
        </w:numPr>
        <w:rPr>
          <w:ins w:id="224" w:author="phpusr phpusr" w:date="2012-11-24T12:23:00Z"/>
        </w:rPr>
      </w:pPr>
      <w:ins w:id="225" w:author="phpusr phpusr" w:date="2012-11-24T12:23:00Z">
        <w:r>
          <w:t xml:space="preserve">оперативная память – не менее </w:t>
        </w:r>
        <w:r w:rsidRPr="00FE2AC2">
          <w:t>512</w:t>
        </w:r>
        <w:r>
          <w:rPr>
            <w:lang w:val="en-US"/>
          </w:rPr>
          <w:t>Mb</w:t>
        </w:r>
        <w:r>
          <w:t>;</w:t>
        </w:r>
      </w:ins>
    </w:p>
    <w:p w:rsidR="002C1B5A" w:rsidRDefault="002C1B5A" w:rsidP="002C1B5A">
      <w:pPr>
        <w:numPr>
          <w:ilvl w:val="0"/>
          <w:numId w:val="16"/>
        </w:numPr>
        <w:rPr>
          <w:ins w:id="226" w:author="phpusr phpusr" w:date="2012-11-24T12:23:00Z"/>
        </w:rPr>
      </w:pPr>
      <w:ins w:id="227" w:author="phpusr phpusr" w:date="2012-11-24T12:23:00Z">
        <w:r>
          <w:rPr>
            <w:lang w:val="en-US"/>
          </w:rPr>
          <w:t>SVGA</w:t>
        </w:r>
        <w:r>
          <w:t>-монитор</w:t>
        </w:r>
        <w:r w:rsidRPr="00AC1F54">
          <w:t xml:space="preserve"> </w:t>
        </w:r>
        <w:r>
          <w:t xml:space="preserve">с разрешением не ниже </w:t>
        </w:r>
        <w:r w:rsidRPr="00AC1F54">
          <w:t>1280</w:t>
        </w:r>
        <w:r>
          <w:rPr>
            <w:lang w:val="en-US"/>
          </w:rPr>
          <w:t>x</w:t>
        </w:r>
        <w:r w:rsidRPr="00AC1F54">
          <w:t>1024</w:t>
        </w:r>
        <w:r>
          <w:t>;</w:t>
        </w:r>
      </w:ins>
    </w:p>
    <w:p w:rsidR="002C1B5A" w:rsidRDefault="002C1B5A" w:rsidP="002C1B5A">
      <w:pPr>
        <w:numPr>
          <w:ilvl w:val="0"/>
          <w:numId w:val="16"/>
        </w:numPr>
        <w:rPr>
          <w:ins w:id="228" w:author="phpusr phpusr" w:date="2012-11-24T12:23:00Z"/>
        </w:rPr>
      </w:pPr>
      <w:ins w:id="229" w:author="phpusr phpusr" w:date="2012-11-24T12:23:00Z">
        <w:r>
          <w:t>клавиатура;</w:t>
        </w:r>
      </w:ins>
    </w:p>
    <w:p w:rsidR="002C1B5A" w:rsidRPr="00FE2AC2" w:rsidRDefault="002C1B5A" w:rsidP="002C1B5A">
      <w:pPr>
        <w:numPr>
          <w:ilvl w:val="0"/>
          <w:numId w:val="16"/>
        </w:numPr>
        <w:rPr>
          <w:ins w:id="230" w:author="phpusr phpusr" w:date="2012-11-24T12:23:00Z"/>
        </w:rPr>
      </w:pPr>
      <w:ins w:id="231" w:author="phpusr phpusr" w:date="2012-11-24T12:23:00Z">
        <w:r>
          <w:lastRenderedPageBreak/>
          <w:t>манипулятор типа «мышь»;</w:t>
        </w:r>
      </w:ins>
    </w:p>
    <w:p w:rsidR="002C1B5A" w:rsidRPr="00AC1F54" w:rsidRDefault="002C1B5A" w:rsidP="002C1B5A">
      <w:pPr>
        <w:numPr>
          <w:ilvl w:val="0"/>
          <w:numId w:val="16"/>
        </w:numPr>
        <w:rPr>
          <w:ins w:id="232" w:author="phpusr phpusr" w:date="2012-11-24T12:23:00Z"/>
        </w:rPr>
      </w:pPr>
      <w:ins w:id="233" w:author="phpusr phpusr" w:date="2012-11-24T12:23:00Z">
        <w:r>
          <w:t>веб</w:t>
        </w:r>
        <w:r w:rsidRPr="00AC1F54">
          <w:t>-</w:t>
        </w:r>
        <w:r>
          <w:t>браузер</w:t>
        </w:r>
        <w:r w:rsidRPr="00AC1F54">
          <w:t xml:space="preserve"> </w:t>
        </w:r>
        <w:r>
          <w:rPr>
            <w:lang w:val="en-US"/>
          </w:rPr>
          <w:t>Google</w:t>
        </w:r>
        <w:r w:rsidRPr="00AC1F54">
          <w:t xml:space="preserve"> </w:t>
        </w:r>
        <w:r>
          <w:rPr>
            <w:lang w:val="en-US"/>
          </w:rPr>
          <w:t>Chrome</w:t>
        </w:r>
        <w:r w:rsidRPr="00AC1F54">
          <w:t xml:space="preserve">, </w:t>
        </w:r>
        <w:r>
          <w:rPr>
            <w:lang w:val="en-US"/>
          </w:rPr>
          <w:t>Opera</w:t>
        </w:r>
        <w:r w:rsidRPr="00AC1F54">
          <w:t xml:space="preserve">, </w:t>
        </w:r>
        <w:r>
          <w:rPr>
            <w:lang w:val="en-US"/>
          </w:rPr>
          <w:t>Firefox</w:t>
        </w:r>
        <w:r w:rsidRPr="00AC1F54">
          <w:t xml:space="preserve">, </w:t>
        </w:r>
        <w:r>
          <w:rPr>
            <w:lang w:val="en-US"/>
          </w:rPr>
          <w:t>IE</w:t>
        </w:r>
        <w:r w:rsidRPr="00AC1F54">
          <w:t xml:space="preserve"> (</w:t>
        </w:r>
        <w:r>
          <w:t>не</w:t>
        </w:r>
        <w:r w:rsidRPr="00AC1F54">
          <w:t xml:space="preserve"> </w:t>
        </w:r>
        <w:r>
          <w:t>ниже</w:t>
        </w:r>
        <w:r w:rsidRPr="00AC1F54">
          <w:t xml:space="preserve"> 10 </w:t>
        </w:r>
        <w:r>
          <w:t>версии</w:t>
        </w:r>
        <w:r w:rsidRPr="00AC1F54">
          <w:t>);</w:t>
        </w:r>
      </w:ins>
    </w:p>
    <w:p w:rsidR="002C1B5A" w:rsidRDefault="002C1B5A" w:rsidP="002C1B5A">
      <w:pPr>
        <w:numPr>
          <w:ilvl w:val="0"/>
          <w:numId w:val="16"/>
        </w:numPr>
        <w:rPr>
          <w:ins w:id="234" w:author="phpusr phpusr" w:date="2012-11-24T12:23:00Z"/>
        </w:rPr>
      </w:pPr>
      <w:ins w:id="235" w:author="phpusr phpusr" w:date="2012-11-24T12:23:00Z">
        <w:r>
          <w:t xml:space="preserve">операционная система </w:t>
        </w:r>
        <w:r>
          <w:rPr>
            <w:lang w:val="en-US"/>
          </w:rPr>
          <w:t>Microsoft</w:t>
        </w:r>
        <w:r>
          <w:rPr>
            <w:rFonts w:ascii="Brush Script MT" w:hAnsi="Brush Script MT"/>
            <w:vertAlign w:val="superscript"/>
            <w:lang w:val="en-US"/>
          </w:rPr>
          <w:sym w:font="Symbol" w:char="F0D2"/>
        </w:r>
        <w:r>
          <w:t xml:space="preserve"> </w:t>
        </w:r>
        <w:r>
          <w:rPr>
            <w:lang w:val="en-US"/>
          </w:rPr>
          <w:t>Windows</w:t>
        </w:r>
        <w:r>
          <w:rPr>
            <w:vertAlign w:val="superscript"/>
            <w:lang w:val="en-US"/>
          </w:rPr>
          <w:sym w:font="Symbol" w:char="F0D2"/>
        </w:r>
        <w:r>
          <w:t xml:space="preserve"> </w:t>
        </w:r>
        <w:r>
          <w:rPr>
            <w:lang w:val="en-US"/>
          </w:rPr>
          <w:t>XP</w:t>
        </w:r>
        <w:r w:rsidRPr="00383C94">
          <w:t xml:space="preserve"> (</w:t>
        </w:r>
        <w:r>
          <w:rPr>
            <w:lang w:val="en-US"/>
          </w:rPr>
          <w:t>Vista</w:t>
        </w:r>
        <w:r w:rsidRPr="00383C94">
          <w:t xml:space="preserve">, 7, 8), </w:t>
        </w:r>
        <w:r>
          <w:rPr>
            <w:lang w:val="en-US"/>
          </w:rPr>
          <w:t>Linux</w:t>
        </w:r>
        <w:r w:rsidRPr="00383C94">
          <w:t xml:space="preserve">, </w:t>
        </w:r>
        <w:proofErr w:type="spellStart"/>
        <w:r>
          <w:rPr>
            <w:lang w:val="en-US"/>
          </w:rPr>
          <w:t>MacOS</w:t>
        </w:r>
        <w:proofErr w:type="spellEnd"/>
        <w:r>
          <w:t>.</w:t>
        </w:r>
      </w:ins>
    </w:p>
    <w:p w:rsidR="00F31AE1" w:rsidDel="002C1B5A" w:rsidRDefault="00F31AE1" w:rsidP="00F31AE1">
      <w:pPr>
        <w:numPr>
          <w:ilvl w:val="0"/>
          <w:numId w:val="8"/>
        </w:numPr>
        <w:rPr>
          <w:del w:id="236" w:author="phpusr phpusr" w:date="2012-11-24T12:23:00Z"/>
          <w:lang w:val="de-DE"/>
        </w:rPr>
      </w:pPr>
      <w:commentRangeStart w:id="237"/>
      <w:del w:id="238" w:author="phpusr phpusr" w:date="2012-11-24T12:23:00Z">
        <w:r w:rsidDel="002C1B5A">
          <w:delText xml:space="preserve">персональный компьютер типа </w:delText>
        </w:r>
        <w:r w:rsidDel="002C1B5A">
          <w:rPr>
            <w:lang w:val="en-GB"/>
          </w:rPr>
          <w:delText>Pentium</w:delText>
        </w:r>
        <w:r w:rsidR="00BB5F7C" w:rsidDel="002C1B5A">
          <w:delText xml:space="preserve"> </w:delText>
        </w:r>
        <w:r w:rsidR="00BB5F7C" w:rsidDel="002C1B5A">
          <w:rPr>
            <w:lang w:val="en-US"/>
          </w:rPr>
          <w:delText>IV</w:delText>
        </w:r>
        <w:r w:rsidDel="002C1B5A">
          <w:rPr>
            <w:lang w:val="de-DE"/>
          </w:rPr>
          <w:delText>;</w:delText>
        </w:r>
      </w:del>
    </w:p>
    <w:p w:rsidR="00F31AE1" w:rsidDel="002C1B5A" w:rsidRDefault="00BB5F7C" w:rsidP="00F31AE1">
      <w:pPr>
        <w:numPr>
          <w:ilvl w:val="0"/>
          <w:numId w:val="8"/>
        </w:numPr>
        <w:rPr>
          <w:del w:id="239" w:author="phpusr phpusr" w:date="2012-11-24T12:23:00Z"/>
        </w:rPr>
      </w:pPr>
      <w:del w:id="240" w:author="phpusr phpusr" w:date="2012-11-24T12:23:00Z">
        <w:r w:rsidRPr="00BB5F7C" w:rsidDel="002C1B5A">
          <w:delText>2048</w:delText>
        </w:r>
        <w:r w:rsidR="00F31AE1" w:rsidRPr="00A3540C" w:rsidDel="002C1B5A">
          <w:delText xml:space="preserve"> </w:delText>
        </w:r>
        <w:r w:rsidR="00F31AE1" w:rsidDel="002C1B5A">
          <w:delText>Мб</w:delText>
        </w:r>
        <w:r w:rsidR="00F31AE1" w:rsidRPr="00A3540C" w:rsidDel="002C1B5A">
          <w:delText xml:space="preserve"> оперативной памяти</w:delText>
        </w:r>
        <w:r w:rsidR="00F31AE1" w:rsidDel="002C1B5A">
          <w:delText xml:space="preserve"> или более;</w:delText>
        </w:r>
      </w:del>
    </w:p>
    <w:p w:rsidR="00F31AE1" w:rsidDel="002C1B5A" w:rsidRDefault="00F31AE1" w:rsidP="00F31AE1">
      <w:pPr>
        <w:numPr>
          <w:ilvl w:val="0"/>
          <w:numId w:val="8"/>
        </w:numPr>
        <w:rPr>
          <w:del w:id="241" w:author="phpusr phpusr" w:date="2012-11-24T12:23:00Z"/>
        </w:rPr>
      </w:pPr>
      <w:del w:id="242" w:author="phpusr phpusr" w:date="2012-11-24T12:23:00Z">
        <w:r w:rsidDel="002C1B5A">
          <w:delText xml:space="preserve">операционная система </w:delText>
        </w:r>
        <w:r w:rsidDel="002C1B5A">
          <w:rPr>
            <w:lang w:val="en-GB"/>
          </w:rPr>
          <w:delText>Windows</w:delText>
        </w:r>
        <w:r w:rsidDel="002C1B5A">
          <w:delText xml:space="preserve"> </w:delText>
        </w:r>
        <w:r w:rsidR="00BB5F7C" w:rsidDel="002C1B5A">
          <w:rPr>
            <w:lang w:val="en-US"/>
          </w:rPr>
          <w:delText>XP</w:delText>
        </w:r>
        <w:r w:rsidR="00BB5F7C" w:rsidRPr="00BB5F7C" w:rsidDel="002C1B5A">
          <w:delText xml:space="preserve"> (</w:delText>
        </w:r>
        <w:r w:rsidR="00BB5F7C" w:rsidDel="002C1B5A">
          <w:rPr>
            <w:lang w:val="en-US"/>
          </w:rPr>
          <w:delText>Vista</w:delText>
        </w:r>
        <w:r w:rsidR="00BB5F7C" w:rsidRPr="00BB5F7C" w:rsidDel="002C1B5A">
          <w:delText xml:space="preserve">, 7, 8), </w:delText>
        </w:r>
        <w:r w:rsidR="00BB5F7C" w:rsidDel="002C1B5A">
          <w:rPr>
            <w:lang w:val="en-US"/>
          </w:rPr>
          <w:delText>Linux</w:delText>
        </w:r>
        <w:r w:rsidR="00BB5F7C" w:rsidRPr="00BB5F7C" w:rsidDel="002C1B5A">
          <w:delText xml:space="preserve">, </w:delText>
        </w:r>
        <w:r w:rsidR="00BB5F7C" w:rsidDel="002C1B5A">
          <w:rPr>
            <w:lang w:val="en-US"/>
          </w:rPr>
          <w:delText>MacOS</w:delText>
        </w:r>
        <w:r w:rsidDel="002C1B5A">
          <w:delText>.</w:delText>
        </w:r>
        <w:commentRangeEnd w:id="237"/>
        <w:r w:rsidR="00AE66B5" w:rsidDel="002C1B5A">
          <w:rPr>
            <w:rStyle w:val="ad"/>
          </w:rPr>
          <w:commentReference w:id="237"/>
        </w:r>
      </w:del>
    </w:p>
    <w:p w:rsidR="00F31AE1" w:rsidRDefault="00F31AE1" w:rsidP="00F31AE1"/>
    <w:p w:rsidR="00F31AE1" w:rsidRDefault="00F31AE1" w:rsidP="00F31AE1">
      <w:pPr>
        <w:pStyle w:val="4"/>
      </w:pPr>
      <w:bookmarkStart w:id="243" w:name="_Toc388843412"/>
      <w:bookmarkStart w:id="244" w:name="_Toc388844143"/>
      <w:bookmarkStart w:id="245" w:name="_Toc389745366"/>
      <w:r>
        <w:t>Требования к информационной и программной совместимости</w:t>
      </w:r>
      <w:bookmarkEnd w:id="243"/>
      <w:bookmarkEnd w:id="244"/>
      <w:bookmarkEnd w:id="245"/>
    </w:p>
    <w:p w:rsidR="00F31AE1" w:rsidRDefault="00BB5F7C" w:rsidP="00F31AE1">
      <w:r>
        <w:t>Часть входных данных вводится вручную, данные берутся из документов</w:t>
      </w:r>
      <w:r w:rsidR="00F31AE1">
        <w:t>.</w:t>
      </w:r>
      <w:r>
        <w:t xml:space="preserve"> Часть данных импортируется из </w:t>
      </w:r>
      <w:r w:rsidR="007B784A">
        <w:rPr>
          <w:lang w:val="en-US"/>
        </w:rPr>
        <w:t>X</w:t>
      </w:r>
      <w:r>
        <w:rPr>
          <w:lang w:val="en-US"/>
        </w:rPr>
        <w:t>L</w:t>
      </w:r>
      <w:r w:rsidR="007B784A">
        <w:rPr>
          <w:lang w:val="en-US"/>
        </w:rPr>
        <w:t>S</w:t>
      </w:r>
      <w:r>
        <w:t xml:space="preserve">-файла, </w:t>
      </w:r>
      <w:proofErr w:type="gramStart"/>
      <w:r>
        <w:t>который</w:t>
      </w:r>
      <w:proofErr w:type="gramEnd"/>
      <w:r>
        <w:t xml:space="preserve"> берется из </w:t>
      </w:r>
      <w:r w:rsidR="00AE66B5">
        <w:t>«</w:t>
      </w:r>
      <w:r w:rsidRPr="00BB5F7C">
        <w:t>1</w:t>
      </w:r>
      <w:r>
        <w:rPr>
          <w:lang w:val="en-US"/>
        </w:rPr>
        <w:t>C</w:t>
      </w:r>
      <w:r w:rsidRPr="00BB5F7C">
        <w:t>-</w:t>
      </w:r>
      <w:r w:rsidR="00AE66B5">
        <w:t>Б</w:t>
      </w:r>
      <w:r>
        <w:t>ухгалтерия</w:t>
      </w:r>
      <w:r w:rsidR="00AE66B5">
        <w:t>»</w:t>
      </w:r>
      <w:r>
        <w:t>.</w:t>
      </w:r>
      <w:r w:rsidR="00F31AE1">
        <w:t xml:space="preserve"> Выходные данные сохраняются в виде </w:t>
      </w:r>
      <w:r>
        <w:rPr>
          <w:lang w:val="en-US"/>
        </w:rPr>
        <w:t>XL</w:t>
      </w:r>
      <w:r w:rsidR="007B784A">
        <w:rPr>
          <w:lang w:val="en-US"/>
        </w:rPr>
        <w:t>S</w:t>
      </w:r>
      <w:r w:rsidR="00F31AE1">
        <w:t>-файла.</w:t>
      </w:r>
    </w:p>
    <w:p w:rsidR="00F31AE1" w:rsidRDefault="00F31AE1" w:rsidP="00F31AE1">
      <w:r>
        <w:t>Программа должна быть реализована</w:t>
      </w:r>
      <w:r w:rsidR="00BB5F7C" w:rsidRPr="00BB5F7C">
        <w:t xml:space="preserve"> </w:t>
      </w:r>
      <w:r w:rsidR="00BB5F7C">
        <w:t xml:space="preserve">на </w:t>
      </w:r>
      <w:proofErr w:type="spellStart"/>
      <w:r w:rsidR="00BB5F7C">
        <w:t>фреймворке</w:t>
      </w:r>
      <w:proofErr w:type="spellEnd"/>
      <w:r w:rsidR="00BB5F7C">
        <w:t xml:space="preserve"> </w:t>
      </w:r>
      <w:r w:rsidR="00BB5F7C">
        <w:rPr>
          <w:lang w:val="en-US"/>
        </w:rPr>
        <w:t>Grails</w:t>
      </w:r>
      <w:r w:rsidR="00BB5F7C" w:rsidRPr="00BB5F7C">
        <w:t xml:space="preserve"> 2.0.4</w:t>
      </w:r>
      <w:r>
        <w:t xml:space="preserve"> в интегрированной среде разработки </w:t>
      </w:r>
      <w:proofErr w:type="spellStart"/>
      <w:r w:rsidR="00BB5F7C" w:rsidRPr="00BB5F7C">
        <w:rPr>
          <w:lang w:val="en-US"/>
        </w:rPr>
        <w:t>IntelliJ</w:t>
      </w:r>
      <w:proofErr w:type="spellEnd"/>
      <w:r w:rsidR="00BB5F7C" w:rsidRPr="00BB5F7C">
        <w:t xml:space="preserve"> </w:t>
      </w:r>
      <w:r w:rsidR="00BB5F7C" w:rsidRPr="00BB5F7C">
        <w:rPr>
          <w:lang w:val="en-US"/>
        </w:rPr>
        <w:t>IDEA</w:t>
      </w:r>
      <w:r w:rsidR="00BB5F7C" w:rsidRPr="00BB5F7C">
        <w:t xml:space="preserve"> 11</w:t>
      </w:r>
      <w:r>
        <w:t xml:space="preserve"> с возможностью дальнейшего расширения и переработки с использованием этой среды или ее более поздних версий.</w:t>
      </w:r>
    </w:p>
    <w:p w:rsidR="00F31AE1" w:rsidRDefault="00F31AE1" w:rsidP="00F31AE1"/>
    <w:p w:rsidR="00F31AE1" w:rsidRDefault="00F31AE1" w:rsidP="00F31AE1">
      <w:pPr>
        <w:pStyle w:val="3"/>
        <w:numPr>
          <w:ilvl w:val="2"/>
          <w:numId w:val="0"/>
        </w:numPr>
        <w:tabs>
          <w:tab w:val="num" w:pos="1800"/>
        </w:tabs>
        <w:spacing w:line="360" w:lineRule="auto"/>
        <w:ind w:left="1584" w:hanging="504"/>
      </w:pPr>
      <w:r>
        <w:t>Требования к программной документации</w:t>
      </w:r>
    </w:p>
    <w:p w:rsidR="00BE57D7" w:rsidRPr="00613664" w:rsidRDefault="00F31AE1" w:rsidP="00613664">
      <w:r>
        <w:t>Документация на программный продукт должна включать в себя следующие документы: техническое зад</w:t>
      </w:r>
      <w:r w:rsidR="00AE66B5">
        <w:t>ание, руководство пользователя</w:t>
      </w:r>
      <w:r>
        <w:t xml:space="preserve">. </w:t>
      </w:r>
      <w:bookmarkEnd w:id="86"/>
      <w:bookmarkEnd w:id="87"/>
      <w:bookmarkEnd w:id="88"/>
      <w:bookmarkEnd w:id="89"/>
      <w:bookmarkEnd w:id="90"/>
    </w:p>
    <w:p w:rsidR="00A142BB" w:rsidRDefault="00A142BB">
      <w:pPr>
        <w:spacing w:after="200" w:line="276" w:lineRule="auto"/>
        <w:ind w:firstLine="0"/>
        <w:jc w:val="left"/>
      </w:pPr>
      <w:r>
        <w:br w:type="page"/>
      </w:r>
    </w:p>
    <w:p w:rsidR="00CC6FC4" w:rsidRDefault="00CC6FC4" w:rsidP="00AE66B5">
      <w:pPr>
        <w:pStyle w:val="1"/>
      </w:pPr>
      <w:r w:rsidRPr="00CC6FC4">
        <w:rPr>
          <w:lang w:val="en-US"/>
        </w:rPr>
        <w:lastRenderedPageBreak/>
        <w:t>ER</w:t>
      </w:r>
      <w:r w:rsidRPr="00CC6FC4">
        <w:t>-диаграмма (л</w:t>
      </w:r>
      <w:r w:rsidR="00AE66B5">
        <w:t>огический и физический уровень)</w:t>
      </w:r>
    </w:p>
    <w:p w:rsidR="00DF72B6" w:rsidRPr="00E53F8D" w:rsidRDefault="00E53F8D" w:rsidP="00E53F8D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>
            <wp:extent cx="5939790" cy="8266135"/>
            <wp:effectExtent l="0" t="0" r="381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(portrait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70" w:rsidRDefault="00AF2070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C6FC4" w:rsidRPr="00D23037" w:rsidRDefault="00AF2070" w:rsidP="00AE66B5">
      <w:pPr>
        <w:pStyle w:val="1"/>
      </w:pPr>
      <w:r>
        <w:lastRenderedPageBreak/>
        <w:t xml:space="preserve">Программная реализация </w:t>
      </w:r>
      <w:r>
        <w:rPr>
          <w:lang w:val="en-US"/>
        </w:rPr>
        <w:t>ER</w:t>
      </w:r>
      <w:r w:rsidRPr="00AE4C98">
        <w:t>-</w:t>
      </w:r>
      <w:r w:rsidR="001C3D25">
        <w:t>диаграммы</w:t>
      </w:r>
      <w:r w:rsidR="00AE66B5">
        <w:t xml:space="preserve"> (с комментариями SQL-кода)</w:t>
      </w:r>
    </w:p>
    <w:p w:rsidR="00AC2398" w:rsidRDefault="00AC2398" w:rsidP="00AC2398">
      <w:pPr>
        <w:pStyle w:val="SQL"/>
      </w:pPr>
      <w:r>
        <w:t>--</w:t>
      </w:r>
    </w:p>
    <w:p w:rsidR="00AC2398" w:rsidRDefault="00AC2398" w:rsidP="00AC2398">
      <w:pPr>
        <w:pStyle w:val="SQL"/>
      </w:pPr>
      <w:r>
        <w:t>-- Создание БД "</w:t>
      </w:r>
      <w:proofErr w:type="spellStart"/>
      <w:r>
        <w:t>tabel</w:t>
      </w:r>
      <w:proofErr w:type="spellEnd"/>
      <w:r>
        <w:t>" если ее не существует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CREATE </w:t>
      </w:r>
      <w:proofErr w:type="gramStart"/>
      <w:r w:rsidRPr="00AC2398">
        <w:rPr>
          <w:lang w:val="en-US"/>
        </w:rPr>
        <w:t>DATABASE  IF</w:t>
      </w:r>
      <w:proofErr w:type="gramEnd"/>
      <w:r w:rsidRPr="00AC2398">
        <w:rPr>
          <w:lang w:val="en-US"/>
        </w:rPr>
        <w:t xml:space="preserve"> NOT EXISTS `</w:t>
      </w:r>
      <w:proofErr w:type="spellStart"/>
      <w:r w:rsidRPr="00AC2398">
        <w:rPr>
          <w:lang w:val="en-US"/>
        </w:rPr>
        <w:t>tabel</w:t>
      </w:r>
      <w:proofErr w:type="spellEnd"/>
      <w:r w:rsidRPr="00AC2398">
        <w:rPr>
          <w:lang w:val="en-US"/>
        </w:rPr>
        <w:t>` /*!40100 DEFAULT CHARACTER SET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USE `</w:t>
      </w:r>
      <w:proofErr w:type="spellStart"/>
      <w:r w:rsidRPr="00AC2398">
        <w:rPr>
          <w:lang w:val="en-US"/>
        </w:rPr>
        <w:t>tabel</w:t>
      </w:r>
      <w:proofErr w:type="spellEnd"/>
      <w:r w:rsidRPr="00AC2398">
        <w:rPr>
          <w:lang w:val="en-US"/>
        </w:rPr>
        <w:t>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-- MySQL dump </w:t>
      </w:r>
      <w:proofErr w:type="gramStart"/>
      <w:r w:rsidRPr="00AC2398">
        <w:rPr>
          <w:lang w:val="en-US"/>
        </w:rPr>
        <w:t xml:space="preserve">10.13  </w:t>
      </w:r>
      <w:proofErr w:type="spellStart"/>
      <w:r w:rsidRPr="00AC2398">
        <w:rPr>
          <w:lang w:val="en-US"/>
        </w:rPr>
        <w:t>Distrib</w:t>
      </w:r>
      <w:proofErr w:type="spellEnd"/>
      <w:proofErr w:type="gramEnd"/>
      <w:r w:rsidRPr="00AC2398">
        <w:rPr>
          <w:lang w:val="en-US"/>
        </w:rPr>
        <w:t xml:space="preserve"> 5.5.16, for Win32 (x86)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-- Host: </w:t>
      </w:r>
      <w:proofErr w:type="spellStart"/>
      <w:r w:rsidRPr="00AC2398">
        <w:rPr>
          <w:lang w:val="en-US"/>
        </w:rPr>
        <w:t>localhost</w:t>
      </w:r>
      <w:proofErr w:type="spellEnd"/>
      <w:r w:rsidRPr="00AC2398">
        <w:rPr>
          <w:lang w:val="en-US"/>
        </w:rPr>
        <w:t xml:space="preserve">    Database: </w:t>
      </w:r>
      <w:proofErr w:type="spellStart"/>
      <w:r w:rsidRPr="00AC2398">
        <w:rPr>
          <w:lang w:val="en-US"/>
        </w:rPr>
        <w:t>tabel</w:t>
      </w:r>
      <w:proofErr w:type="spellEnd"/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 ------------------------------------------------------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 Server version</w:t>
      </w:r>
      <w:r w:rsidRPr="00AC2398">
        <w:rPr>
          <w:lang w:val="en-US"/>
        </w:rPr>
        <w:tab/>
        <w:t>5.5.28-log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@OLD_CHARACTER_SET_CLIENT=@@CHARACTER_SET_CLIENT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@OLD_CHARACTER_SET_RESULTS=@@CHARACTER_SET_RESULTS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@OLD_COLLATION_CONNECTION=@@COLLATION_CONNECTION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NAMES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!40103</w:t>
      </w:r>
      <w:proofErr w:type="gramEnd"/>
      <w:r w:rsidRPr="00AC2398">
        <w:rPr>
          <w:lang w:val="en-US"/>
        </w:rPr>
        <w:t xml:space="preserve"> SET @OLD_TIME_ZONE=@@TIME_ZONE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!40103</w:t>
      </w:r>
      <w:proofErr w:type="gramEnd"/>
      <w:r w:rsidRPr="00AC2398">
        <w:rPr>
          <w:lang w:val="en-US"/>
        </w:rPr>
        <w:t xml:space="preserve"> SET TIME_ZONE='+00:00'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!40014</w:t>
      </w:r>
      <w:proofErr w:type="gramEnd"/>
      <w:r w:rsidRPr="00AC2398">
        <w:rPr>
          <w:lang w:val="en-US"/>
        </w:rPr>
        <w:t xml:space="preserve"> SET @OLD_UNIQUE_CHECKS=@@UNIQUE_CHECKS, UNIQUE_CHECKS=0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!40014</w:t>
      </w:r>
      <w:proofErr w:type="gramEnd"/>
      <w:r w:rsidRPr="00AC2398">
        <w:rPr>
          <w:lang w:val="en-US"/>
        </w:rPr>
        <w:t xml:space="preserve"> SET @OLD_FOREIGN_KEY_CHECKS=@@FOREIGN_KEY_CHECKS, FOREIGN_KEY_CHECKS=0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@OLD_SQL_MODE=@@SQL_MODE, SQL_MODE='NO_AUTO_VALUE_ON_ZERO'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!40111</w:t>
      </w:r>
      <w:proofErr w:type="gramEnd"/>
      <w:r w:rsidRPr="00AC2398">
        <w:rPr>
          <w:lang w:val="en-US"/>
        </w:rPr>
        <w:t xml:space="preserve"> SET @OLD_SQL_NOTES=@@SQL_NOTES, SQL_NOTES=0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-- </w:t>
      </w:r>
      <w:r>
        <w:t>Создание</w:t>
      </w:r>
      <w:r w:rsidRPr="00AC2398">
        <w:rPr>
          <w:lang w:val="en-US"/>
        </w:rPr>
        <w:t xml:space="preserve"> </w:t>
      </w:r>
      <w:r>
        <w:t>таблицы</w:t>
      </w:r>
      <w:r w:rsidRPr="00AC2398">
        <w:rPr>
          <w:lang w:val="en-US"/>
        </w:rPr>
        <w:t xml:space="preserve"> "</w:t>
      </w:r>
      <w:r>
        <w:t>Нормы</w:t>
      </w:r>
      <w:r w:rsidRPr="00AC2398">
        <w:rPr>
          <w:lang w:val="en-US"/>
        </w:rPr>
        <w:t xml:space="preserve"> </w:t>
      </w:r>
      <w:r>
        <w:t>выработки</w:t>
      </w:r>
      <w:r w:rsidRPr="00AC2398">
        <w:rPr>
          <w:lang w:val="en-US"/>
        </w:rPr>
        <w:t>"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</w:t>
      </w:r>
      <w:proofErr w:type="spellStart"/>
      <w:r w:rsidRPr="00AC2398">
        <w:rPr>
          <w:lang w:val="en-US"/>
        </w:rPr>
        <w:t>work_norm</w:t>
      </w:r>
      <w:proofErr w:type="spellEnd"/>
      <w:r w:rsidRPr="00AC2398">
        <w:rPr>
          <w:lang w:val="en-US"/>
        </w:rPr>
        <w:t>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</w:t>
      </w:r>
      <w:proofErr w:type="spellStart"/>
      <w:r w:rsidRPr="00AC2398">
        <w:rPr>
          <w:lang w:val="en-US"/>
        </w:rPr>
        <w:t>work_norm</w:t>
      </w:r>
      <w:proofErr w:type="spellEnd"/>
      <w:r w:rsidRPr="00AC2398">
        <w:rPr>
          <w:lang w:val="en-US"/>
        </w:rPr>
        <w:t>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 AUTO_INCREMENT,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proofErr w:type="gramStart"/>
      <w:r w:rsidRPr="00AC2398">
        <w:rPr>
          <w:lang w:val="en-US"/>
        </w:rPr>
        <w:t>apr</w:t>
      </w:r>
      <w:proofErr w:type="spellEnd"/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int</w:t>
      </w:r>
      <w:proofErr w:type="spellEnd"/>
      <w:r w:rsidRPr="00AC2398">
        <w:rPr>
          <w:lang w:val="en-US"/>
        </w:rPr>
        <w:t>(11)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proofErr w:type="gramStart"/>
      <w:r w:rsidRPr="00AC2398">
        <w:rPr>
          <w:lang w:val="en-US"/>
        </w:rPr>
        <w:t>aug</w:t>
      </w:r>
      <w:proofErr w:type="spellEnd"/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int</w:t>
      </w:r>
      <w:proofErr w:type="spellEnd"/>
      <w:r w:rsidRPr="00AC2398">
        <w:rPr>
          <w:lang w:val="en-US"/>
        </w:rPr>
        <w:t>(11)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proofErr w:type="gramStart"/>
      <w:r w:rsidRPr="00AC2398">
        <w:rPr>
          <w:lang w:val="en-US"/>
        </w:rPr>
        <w:t>december</w:t>
      </w:r>
      <w:proofErr w:type="spellEnd"/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int</w:t>
      </w:r>
      <w:proofErr w:type="spellEnd"/>
      <w:r w:rsidRPr="00AC2398">
        <w:rPr>
          <w:lang w:val="en-US"/>
        </w:rPr>
        <w:t>(11)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proofErr w:type="gramStart"/>
      <w:r w:rsidRPr="00AC2398">
        <w:rPr>
          <w:lang w:val="en-US"/>
        </w:rPr>
        <w:t>feb</w:t>
      </w:r>
      <w:proofErr w:type="spellEnd"/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int</w:t>
      </w:r>
      <w:proofErr w:type="spellEnd"/>
      <w:r w:rsidRPr="00AC2398">
        <w:rPr>
          <w:lang w:val="en-US"/>
        </w:rPr>
        <w:t>(11)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proofErr w:type="gramStart"/>
      <w:r w:rsidRPr="00AC2398">
        <w:rPr>
          <w:lang w:val="en-US"/>
        </w:rPr>
        <w:t>jan</w:t>
      </w:r>
      <w:proofErr w:type="spellEnd"/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int</w:t>
      </w:r>
      <w:proofErr w:type="spellEnd"/>
      <w:r w:rsidRPr="00AC2398">
        <w:rPr>
          <w:lang w:val="en-US"/>
        </w:rPr>
        <w:t>(11)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proofErr w:type="gramStart"/>
      <w:r w:rsidRPr="00AC2398">
        <w:rPr>
          <w:lang w:val="en-US"/>
        </w:rPr>
        <w:t>jul</w:t>
      </w:r>
      <w:proofErr w:type="spellEnd"/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int</w:t>
      </w:r>
      <w:proofErr w:type="spellEnd"/>
      <w:r w:rsidRPr="00AC2398">
        <w:rPr>
          <w:lang w:val="en-US"/>
        </w:rPr>
        <w:t>(11)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proofErr w:type="gramStart"/>
      <w:r w:rsidRPr="00AC2398">
        <w:rPr>
          <w:lang w:val="en-US"/>
        </w:rPr>
        <w:t>jun</w:t>
      </w:r>
      <w:proofErr w:type="spellEnd"/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int</w:t>
      </w:r>
      <w:proofErr w:type="spellEnd"/>
      <w:r w:rsidRPr="00AC2398">
        <w:rPr>
          <w:lang w:val="en-US"/>
        </w:rPr>
        <w:t>(11)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mar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int</w:t>
      </w:r>
      <w:proofErr w:type="spellEnd"/>
      <w:r w:rsidRPr="00AC2398">
        <w:rPr>
          <w:lang w:val="en-US"/>
        </w:rPr>
        <w:t>(11)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may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int</w:t>
      </w:r>
      <w:proofErr w:type="spellEnd"/>
      <w:r w:rsidRPr="00AC2398">
        <w:rPr>
          <w:lang w:val="en-US"/>
        </w:rPr>
        <w:t>(11)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proofErr w:type="gramStart"/>
      <w:r w:rsidRPr="00AC2398">
        <w:rPr>
          <w:lang w:val="en-US"/>
        </w:rPr>
        <w:t>nov</w:t>
      </w:r>
      <w:proofErr w:type="spellEnd"/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int</w:t>
      </w:r>
      <w:proofErr w:type="spellEnd"/>
      <w:r w:rsidRPr="00AC2398">
        <w:rPr>
          <w:lang w:val="en-US"/>
        </w:rPr>
        <w:t>(11)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proofErr w:type="gramStart"/>
      <w:r w:rsidRPr="00AC2398">
        <w:rPr>
          <w:lang w:val="en-US"/>
        </w:rPr>
        <w:t>oct</w:t>
      </w:r>
      <w:proofErr w:type="spellEnd"/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int</w:t>
      </w:r>
      <w:proofErr w:type="spellEnd"/>
      <w:r w:rsidRPr="00AC2398">
        <w:rPr>
          <w:lang w:val="en-US"/>
        </w:rPr>
        <w:t>(11)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proofErr w:type="gramStart"/>
      <w:r w:rsidRPr="00AC2398">
        <w:rPr>
          <w:lang w:val="en-US"/>
        </w:rPr>
        <w:t>sep</w:t>
      </w:r>
      <w:proofErr w:type="spellEnd"/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int</w:t>
      </w:r>
      <w:proofErr w:type="spellEnd"/>
      <w:r w:rsidRPr="00AC2398">
        <w:rPr>
          <w:lang w:val="en-US"/>
        </w:rPr>
        <w:t>(11)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year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int</w:t>
      </w:r>
      <w:proofErr w:type="spellEnd"/>
      <w:r w:rsidRPr="00AC2398">
        <w:rPr>
          <w:lang w:val="en-US"/>
        </w:rPr>
        <w:t>(11)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PRIMARY KEY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AUTO_INCREMENT=2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Default="00AC2398" w:rsidP="00AC2398">
      <w:pPr>
        <w:pStyle w:val="SQL"/>
      </w:pPr>
      <w:r>
        <w:t>--</w:t>
      </w:r>
    </w:p>
    <w:p w:rsidR="00AC2398" w:rsidRDefault="00AC2398" w:rsidP="00AC2398">
      <w:pPr>
        <w:pStyle w:val="SQL"/>
      </w:pPr>
      <w:r>
        <w:t>-- Создание таблицы "Типы праздничных дней"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</w:t>
      </w:r>
      <w:proofErr w:type="spellStart"/>
      <w:r w:rsidRPr="00AC2398">
        <w:rPr>
          <w:lang w:val="en-US"/>
        </w:rPr>
        <w:t>type_holiday</w:t>
      </w:r>
      <w:proofErr w:type="spellEnd"/>
      <w:r w:rsidRPr="00AC2398">
        <w:rPr>
          <w:lang w:val="en-US"/>
        </w:rPr>
        <w:t>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</w:t>
      </w:r>
      <w:proofErr w:type="spellStart"/>
      <w:r w:rsidRPr="00AC2398">
        <w:rPr>
          <w:lang w:val="en-US"/>
        </w:rPr>
        <w:t>type_holiday</w:t>
      </w:r>
      <w:proofErr w:type="spellEnd"/>
      <w:r w:rsidRPr="00AC2398">
        <w:rPr>
          <w:lang w:val="en-US"/>
        </w:rPr>
        <w:t>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description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name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PRIMARY KEY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lastRenderedPageBreak/>
        <w:t xml:space="preserve">-- </w:t>
      </w:r>
      <w:r>
        <w:t>Создание</w:t>
      </w:r>
      <w:r w:rsidRPr="00AC2398">
        <w:rPr>
          <w:lang w:val="en-US"/>
        </w:rPr>
        <w:t xml:space="preserve"> </w:t>
      </w:r>
      <w:r>
        <w:t>таблицы</w:t>
      </w:r>
      <w:r w:rsidRPr="00AC2398">
        <w:rPr>
          <w:lang w:val="en-US"/>
        </w:rPr>
        <w:t xml:space="preserve"> "</w:t>
      </w:r>
      <w:r>
        <w:t>Типы</w:t>
      </w:r>
      <w:r w:rsidRPr="00AC2398">
        <w:rPr>
          <w:lang w:val="en-US"/>
        </w:rPr>
        <w:t xml:space="preserve"> </w:t>
      </w:r>
      <w:r>
        <w:t>платформ</w:t>
      </w:r>
      <w:r w:rsidRPr="00AC2398">
        <w:rPr>
          <w:lang w:val="en-US"/>
        </w:rPr>
        <w:t>"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</w:t>
      </w:r>
      <w:proofErr w:type="spellStart"/>
      <w:r w:rsidRPr="00AC2398">
        <w:rPr>
          <w:lang w:val="en-US"/>
        </w:rPr>
        <w:t>type_platform</w:t>
      </w:r>
      <w:proofErr w:type="spellEnd"/>
      <w:r w:rsidRPr="00AC2398">
        <w:rPr>
          <w:lang w:val="en-US"/>
        </w:rPr>
        <w:t>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</w:t>
      </w:r>
      <w:proofErr w:type="spellStart"/>
      <w:r w:rsidRPr="00AC2398">
        <w:rPr>
          <w:lang w:val="en-US"/>
        </w:rPr>
        <w:t>type_platform</w:t>
      </w:r>
      <w:proofErr w:type="spellEnd"/>
      <w:r w:rsidRPr="00AC2398">
        <w:rPr>
          <w:lang w:val="en-US"/>
        </w:rPr>
        <w:t>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 AUTO_INCREMENT,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area_id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description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name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PRIMARY KEY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KEY `FKB0808BD86D389962` (`</w:t>
      </w:r>
      <w:proofErr w:type="spellStart"/>
      <w:r w:rsidRPr="00AC2398">
        <w:rPr>
          <w:lang w:val="en-US"/>
        </w:rPr>
        <w:t>area_id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`FKB0808BD86D389962` FOREIGN KEY (`</w:t>
      </w:r>
      <w:proofErr w:type="spellStart"/>
      <w:r w:rsidRPr="00AC2398">
        <w:rPr>
          <w:lang w:val="en-US"/>
        </w:rPr>
        <w:t>area_id</w:t>
      </w:r>
      <w:proofErr w:type="spellEnd"/>
      <w:r w:rsidRPr="00AC2398">
        <w:rPr>
          <w:lang w:val="en-US"/>
        </w:rPr>
        <w:t>`) REFERENCES `area`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AUTO_INCREMENT=6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-- </w:t>
      </w:r>
      <w:r>
        <w:t>Создание</w:t>
      </w:r>
      <w:r w:rsidRPr="00AC2398">
        <w:rPr>
          <w:lang w:val="en-US"/>
        </w:rPr>
        <w:t xml:space="preserve"> </w:t>
      </w:r>
      <w:r>
        <w:t>таблицы</w:t>
      </w:r>
      <w:r w:rsidRPr="00AC2398">
        <w:rPr>
          <w:lang w:val="en-US"/>
        </w:rPr>
        <w:t xml:space="preserve"> "</w:t>
      </w:r>
      <w:r>
        <w:t>Пользователи</w:t>
      </w:r>
      <w:r w:rsidRPr="00AC2398">
        <w:rPr>
          <w:lang w:val="en-US"/>
        </w:rPr>
        <w:t>"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</w:t>
      </w:r>
      <w:proofErr w:type="spellStart"/>
      <w:r w:rsidRPr="00AC2398">
        <w:rPr>
          <w:lang w:val="en-US"/>
        </w:rPr>
        <w:t>user_table</w:t>
      </w:r>
      <w:proofErr w:type="spellEnd"/>
      <w:r w:rsidRPr="00AC2398">
        <w:rPr>
          <w:lang w:val="en-US"/>
        </w:rPr>
        <w:t>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</w:t>
      </w:r>
      <w:proofErr w:type="spellStart"/>
      <w:r w:rsidRPr="00AC2398">
        <w:rPr>
          <w:lang w:val="en-US"/>
        </w:rPr>
        <w:t>user_table</w:t>
      </w:r>
      <w:proofErr w:type="spellEnd"/>
      <w:r w:rsidRPr="00AC2398">
        <w:rPr>
          <w:lang w:val="en-US"/>
        </w:rPr>
        <w:t>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 AUTO_INCREMENT,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login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name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password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(50)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type_role_id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PRIMARY KEY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UNIQUE KEY `login` (`login`),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UNIQUE KEY `name` (`name`),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KEY `FKC6DD463AF58AAAF5` (`</w:t>
      </w:r>
      <w:proofErr w:type="spellStart"/>
      <w:r w:rsidRPr="00AC2398">
        <w:rPr>
          <w:lang w:val="en-US"/>
        </w:rPr>
        <w:t>type_role_id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`FKC6DD463AF58AAAF5` FOREIGN KEY (`</w:t>
      </w:r>
      <w:proofErr w:type="spellStart"/>
      <w:r w:rsidRPr="00AC2398">
        <w:rPr>
          <w:lang w:val="en-US"/>
        </w:rPr>
        <w:t>type_role_id</w:t>
      </w:r>
      <w:proofErr w:type="spellEnd"/>
      <w:r w:rsidRPr="00AC2398">
        <w:rPr>
          <w:lang w:val="en-US"/>
        </w:rPr>
        <w:t>`) REFERENCES `</w:t>
      </w:r>
      <w:proofErr w:type="spellStart"/>
      <w:r w:rsidRPr="00AC2398">
        <w:rPr>
          <w:lang w:val="en-US"/>
        </w:rPr>
        <w:t>type_role</w:t>
      </w:r>
      <w:proofErr w:type="spellEnd"/>
      <w:r w:rsidRPr="00AC2398">
        <w:rPr>
          <w:lang w:val="en-US"/>
        </w:rPr>
        <w:t>`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AUTO_INCREMENT=3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-- </w:t>
      </w:r>
      <w:r>
        <w:t>Создание</w:t>
      </w:r>
      <w:r w:rsidRPr="00AC2398">
        <w:rPr>
          <w:lang w:val="en-US"/>
        </w:rPr>
        <w:t xml:space="preserve"> </w:t>
      </w:r>
      <w:r>
        <w:t>таблицы</w:t>
      </w:r>
      <w:r w:rsidRPr="00AC2398">
        <w:rPr>
          <w:lang w:val="en-US"/>
        </w:rPr>
        <w:t xml:space="preserve"> "</w:t>
      </w:r>
      <w:r>
        <w:t>Типы</w:t>
      </w:r>
      <w:r w:rsidRPr="00AC2398">
        <w:rPr>
          <w:lang w:val="en-US"/>
        </w:rPr>
        <w:t xml:space="preserve"> </w:t>
      </w:r>
      <w:r>
        <w:t>ролей</w:t>
      </w:r>
      <w:r w:rsidRPr="00AC2398">
        <w:rPr>
          <w:lang w:val="en-US"/>
        </w:rPr>
        <w:t>"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</w:t>
      </w:r>
      <w:proofErr w:type="spellStart"/>
      <w:r w:rsidRPr="00AC2398">
        <w:rPr>
          <w:lang w:val="en-US"/>
        </w:rPr>
        <w:t>type_role</w:t>
      </w:r>
      <w:proofErr w:type="spellEnd"/>
      <w:r w:rsidRPr="00AC2398">
        <w:rPr>
          <w:lang w:val="en-US"/>
        </w:rPr>
        <w:t>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</w:t>
      </w:r>
      <w:proofErr w:type="spellStart"/>
      <w:r w:rsidRPr="00AC2398">
        <w:rPr>
          <w:lang w:val="en-US"/>
        </w:rPr>
        <w:t>type_role</w:t>
      </w:r>
      <w:proofErr w:type="spellEnd"/>
      <w:r w:rsidRPr="00AC2398">
        <w:rPr>
          <w:lang w:val="en-US"/>
        </w:rPr>
        <w:t>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description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name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PRIMARY KEY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UNIQUE KEY `name` (`name`)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-- </w:t>
      </w:r>
      <w:r>
        <w:t>Создание</w:t>
      </w:r>
      <w:r w:rsidRPr="00AC2398">
        <w:rPr>
          <w:lang w:val="en-US"/>
        </w:rPr>
        <w:t xml:space="preserve"> </w:t>
      </w:r>
      <w:r>
        <w:t>таблицы</w:t>
      </w:r>
      <w:r w:rsidRPr="00AC2398">
        <w:rPr>
          <w:lang w:val="en-US"/>
        </w:rPr>
        <w:t xml:space="preserve"> "</w:t>
      </w:r>
      <w:r>
        <w:t>Типы</w:t>
      </w:r>
      <w:r w:rsidRPr="00AC2398">
        <w:rPr>
          <w:lang w:val="en-US"/>
        </w:rPr>
        <w:t xml:space="preserve"> </w:t>
      </w:r>
      <w:r>
        <w:t>дней</w:t>
      </w:r>
      <w:r w:rsidRPr="00AC2398">
        <w:rPr>
          <w:lang w:val="en-US"/>
        </w:rPr>
        <w:t>"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</w:t>
      </w:r>
      <w:proofErr w:type="spellStart"/>
      <w:r w:rsidRPr="00AC2398">
        <w:rPr>
          <w:lang w:val="en-US"/>
        </w:rPr>
        <w:t>type_day</w:t>
      </w:r>
      <w:proofErr w:type="spellEnd"/>
      <w:r w:rsidRPr="00AC2398">
        <w:rPr>
          <w:lang w:val="en-US"/>
        </w:rPr>
        <w:t>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</w:t>
      </w:r>
      <w:proofErr w:type="spellStart"/>
      <w:r w:rsidRPr="00AC2398">
        <w:rPr>
          <w:lang w:val="en-US"/>
        </w:rPr>
        <w:t>type_day</w:t>
      </w:r>
      <w:proofErr w:type="spellEnd"/>
      <w:r w:rsidRPr="00AC2398">
        <w:rPr>
          <w:lang w:val="en-US"/>
        </w:rPr>
        <w:t>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color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description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name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lastRenderedPageBreak/>
        <w:t xml:space="preserve">  PRIMARY KEY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Default="00AC2398" w:rsidP="00AC2398">
      <w:pPr>
        <w:pStyle w:val="SQL"/>
      </w:pPr>
      <w:r>
        <w:t>--</w:t>
      </w:r>
    </w:p>
    <w:p w:rsidR="00AC2398" w:rsidRDefault="00AC2398" w:rsidP="00AC2398">
      <w:pPr>
        <w:pStyle w:val="SQL"/>
      </w:pPr>
      <w:r>
        <w:t>-- Создание таблицы "Настройки для отчетов"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`report`;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`report`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coast_business_day</w:t>
      </w:r>
      <w:proofErr w:type="spellEnd"/>
      <w:r w:rsidRPr="00AC2398">
        <w:rPr>
          <w:lang w:val="en-US"/>
        </w:rPr>
        <w:t>` double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premium</w:t>
      </w:r>
      <w:proofErr w:type="gramEnd"/>
      <w:r w:rsidRPr="00AC2398">
        <w:rPr>
          <w:lang w:val="en-US"/>
        </w:rPr>
        <w:t>` double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PRIMARY KEY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-- </w:t>
      </w:r>
      <w:r>
        <w:t>Создание</w:t>
      </w:r>
      <w:r w:rsidRPr="00AC2398">
        <w:rPr>
          <w:lang w:val="en-US"/>
        </w:rPr>
        <w:t xml:space="preserve"> </w:t>
      </w:r>
      <w:r>
        <w:t>таблицы</w:t>
      </w:r>
      <w:r w:rsidRPr="00AC2398">
        <w:rPr>
          <w:lang w:val="en-US"/>
        </w:rPr>
        <w:t xml:space="preserve"> "</w:t>
      </w:r>
      <w:r>
        <w:t>Должности</w:t>
      </w:r>
      <w:r w:rsidRPr="00AC2398">
        <w:rPr>
          <w:lang w:val="en-US"/>
        </w:rPr>
        <w:t>"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`post`;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`post`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 AUTO_INCREMENT,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description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name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PRIMARY KEY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AUTO_INCREMENT=3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Default="00AC2398" w:rsidP="00AC2398">
      <w:pPr>
        <w:pStyle w:val="SQL"/>
      </w:pPr>
      <w:r>
        <w:t>--</w:t>
      </w:r>
    </w:p>
    <w:p w:rsidR="00AC2398" w:rsidRDefault="00AC2398" w:rsidP="00AC2398">
      <w:pPr>
        <w:pStyle w:val="SQL"/>
      </w:pPr>
      <w:r>
        <w:t>-- Создание таблицы "Критерии для области"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</w:t>
      </w:r>
      <w:proofErr w:type="spellStart"/>
      <w:r w:rsidRPr="00AC2398">
        <w:rPr>
          <w:lang w:val="en-US"/>
        </w:rPr>
        <w:t>area_criterion</w:t>
      </w:r>
      <w:proofErr w:type="spellEnd"/>
      <w:r w:rsidRPr="00AC2398">
        <w:rPr>
          <w:lang w:val="en-US"/>
        </w:rPr>
        <w:t>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</w:t>
      </w:r>
      <w:proofErr w:type="spellStart"/>
      <w:r w:rsidRPr="00AC2398">
        <w:rPr>
          <w:lang w:val="en-US"/>
        </w:rPr>
        <w:t>area_criterion</w:t>
      </w:r>
      <w:proofErr w:type="spellEnd"/>
      <w:r w:rsidRPr="00AC2398">
        <w:rPr>
          <w:lang w:val="en-US"/>
        </w:rPr>
        <w:t>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 AUTO_INCREMENT,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area_id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type_criterion_id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PRIMARY KEY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KEY `FKFD434D6F6D389962` (`</w:t>
      </w:r>
      <w:proofErr w:type="spellStart"/>
      <w:r w:rsidRPr="00AC2398">
        <w:rPr>
          <w:lang w:val="en-US"/>
        </w:rPr>
        <w:t>area_id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KEY `FKFD434D6FE70B7B7` (`</w:t>
      </w:r>
      <w:proofErr w:type="spellStart"/>
      <w:r w:rsidRPr="00AC2398">
        <w:rPr>
          <w:lang w:val="en-US"/>
        </w:rPr>
        <w:t>type_criterion_id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`FKFD434D6FE70B7B7` FOREIGN KEY (`</w:t>
      </w:r>
      <w:proofErr w:type="spellStart"/>
      <w:r w:rsidRPr="00AC2398">
        <w:rPr>
          <w:lang w:val="en-US"/>
        </w:rPr>
        <w:t>type_criterion_id</w:t>
      </w:r>
      <w:proofErr w:type="spellEnd"/>
      <w:r w:rsidRPr="00AC2398">
        <w:rPr>
          <w:lang w:val="en-US"/>
        </w:rPr>
        <w:t>`) REFERENCES `</w:t>
      </w:r>
      <w:proofErr w:type="spellStart"/>
      <w:r w:rsidRPr="00AC2398">
        <w:rPr>
          <w:lang w:val="en-US"/>
        </w:rPr>
        <w:t>type_criterion</w:t>
      </w:r>
      <w:proofErr w:type="spellEnd"/>
      <w:r w:rsidRPr="00AC2398">
        <w:rPr>
          <w:lang w:val="en-US"/>
        </w:rPr>
        <w:t>`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`FKFD434D6F6D389962` FOREIGN KEY (`</w:t>
      </w:r>
      <w:proofErr w:type="spellStart"/>
      <w:r w:rsidRPr="00AC2398">
        <w:rPr>
          <w:lang w:val="en-US"/>
        </w:rPr>
        <w:t>area_id</w:t>
      </w:r>
      <w:proofErr w:type="spellEnd"/>
      <w:r w:rsidRPr="00AC2398">
        <w:rPr>
          <w:lang w:val="en-US"/>
        </w:rPr>
        <w:t>`) REFERENCES `area`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AUTO_INCREMENT=4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Default="00AC2398" w:rsidP="00AC2398">
      <w:pPr>
        <w:pStyle w:val="SQL"/>
      </w:pPr>
      <w:r>
        <w:t>--</w:t>
      </w:r>
    </w:p>
    <w:p w:rsidR="00AC2398" w:rsidRDefault="00AC2398" w:rsidP="00AC2398">
      <w:pPr>
        <w:pStyle w:val="SQL"/>
      </w:pPr>
      <w:r>
        <w:t>-- Создание таблицы "Критерии для площадок"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</w:t>
      </w:r>
      <w:proofErr w:type="spellStart"/>
      <w:r w:rsidRPr="00AC2398">
        <w:rPr>
          <w:lang w:val="en-US"/>
        </w:rPr>
        <w:t>platform_criterion</w:t>
      </w:r>
      <w:proofErr w:type="spellEnd"/>
      <w:r w:rsidRPr="00AC2398">
        <w:rPr>
          <w:lang w:val="en-US"/>
        </w:rPr>
        <w:t>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</w:t>
      </w:r>
      <w:proofErr w:type="spellStart"/>
      <w:r w:rsidRPr="00AC2398">
        <w:rPr>
          <w:lang w:val="en-US"/>
        </w:rPr>
        <w:t>platform_criterion</w:t>
      </w:r>
      <w:proofErr w:type="spellEnd"/>
      <w:r w:rsidRPr="00AC2398">
        <w:rPr>
          <w:lang w:val="en-US"/>
        </w:rPr>
        <w:t>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 AUTO_INCREMENT,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platform_id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type_criterion_id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PRIMARY KEY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KEY `FK30FABDD5E70B7B7` (`</w:t>
      </w:r>
      <w:proofErr w:type="spellStart"/>
      <w:r w:rsidRPr="00AC2398">
        <w:rPr>
          <w:lang w:val="en-US"/>
        </w:rPr>
        <w:t>type_criterion_id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lastRenderedPageBreak/>
        <w:t xml:space="preserve">  KEY `FK30FABDD537B123A2` (`</w:t>
      </w:r>
      <w:proofErr w:type="spellStart"/>
      <w:r w:rsidRPr="00AC2398">
        <w:rPr>
          <w:lang w:val="en-US"/>
        </w:rPr>
        <w:t>platform_id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`FK30FABDD537B123A2` FOREIGN KEY (`</w:t>
      </w:r>
      <w:proofErr w:type="spellStart"/>
      <w:r w:rsidRPr="00AC2398">
        <w:rPr>
          <w:lang w:val="en-US"/>
        </w:rPr>
        <w:t>platform_id</w:t>
      </w:r>
      <w:proofErr w:type="spellEnd"/>
      <w:r w:rsidRPr="00AC2398">
        <w:rPr>
          <w:lang w:val="en-US"/>
        </w:rPr>
        <w:t>`) REFERENCES `platform`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`FK30FABDD5E70B7B7` FOREIGN KEY (`</w:t>
      </w:r>
      <w:proofErr w:type="spellStart"/>
      <w:r w:rsidRPr="00AC2398">
        <w:rPr>
          <w:lang w:val="en-US"/>
        </w:rPr>
        <w:t>type_criterion_id</w:t>
      </w:r>
      <w:proofErr w:type="spellEnd"/>
      <w:r w:rsidRPr="00AC2398">
        <w:rPr>
          <w:lang w:val="en-US"/>
        </w:rPr>
        <w:t>`) REFERENCES `</w:t>
      </w:r>
      <w:proofErr w:type="spellStart"/>
      <w:r w:rsidRPr="00AC2398">
        <w:rPr>
          <w:lang w:val="en-US"/>
        </w:rPr>
        <w:t>type_criterion</w:t>
      </w:r>
      <w:proofErr w:type="spellEnd"/>
      <w:r w:rsidRPr="00AC2398">
        <w:rPr>
          <w:lang w:val="en-US"/>
        </w:rPr>
        <w:t>`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AUTO_INCREMENT=4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-- </w:t>
      </w:r>
      <w:r>
        <w:t>Создание</w:t>
      </w:r>
      <w:r w:rsidRPr="00AC2398">
        <w:rPr>
          <w:lang w:val="en-US"/>
        </w:rPr>
        <w:t xml:space="preserve"> </w:t>
      </w:r>
      <w:r>
        <w:t>таблицы</w:t>
      </w:r>
      <w:r w:rsidRPr="00AC2398">
        <w:rPr>
          <w:lang w:val="en-US"/>
        </w:rPr>
        <w:t xml:space="preserve"> "</w:t>
      </w:r>
      <w:r>
        <w:t>Подразделения</w:t>
      </w:r>
      <w:r w:rsidRPr="00AC2398">
        <w:rPr>
          <w:lang w:val="en-US"/>
        </w:rPr>
        <w:t>"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`subdivision`;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`subdivision`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 AUTO_INCREMENT,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description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name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PRIMARY KEY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AUTO_INCREMENT=4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-- </w:t>
      </w:r>
      <w:r>
        <w:t>Создание</w:t>
      </w:r>
      <w:r w:rsidRPr="00AC2398">
        <w:rPr>
          <w:lang w:val="en-US"/>
        </w:rPr>
        <w:t xml:space="preserve"> </w:t>
      </w:r>
      <w:r>
        <w:t>таблицы</w:t>
      </w:r>
      <w:r w:rsidRPr="00AC2398">
        <w:rPr>
          <w:lang w:val="en-US"/>
        </w:rPr>
        <w:t xml:space="preserve"> "</w:t>
      </w:r>
      <w:r>
        <w:t>Типы</w:t>
      </w:r>
      <w:r w:rsidRPr="00AC2398">
        <w:rPr>
          <w:lang w:val="en-US"/>
        </w:rPr>
        <w:t xml:space="preserve"> </w:t>
      </w:r>
      <w:r>
        <w:t>часов</w:t>
      </w:r>
      <w:r w:rsidRPr="00AC2398">
        <w:rPr>
          <w:lang w:val="en-US"/>
        </w:rPr>
        <w:t>"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</w:t>
      </w:r>
      <w:proofErr w:type="spellStart"/>
      <w:r w:rsidRPr="00AC2398">
        <w:rPr>
          <w:lang w:val="en-US"/>
        </w:rPr>
        <w:t>type_hours</w:t>
      </w:r>
      <w:proofErr w:type="spellEnd"/>
      <w:r w:rsidRPr="00AC2398">
        <w:rPr>
          <w:lang w:val="en-US"/>
        </w:rPr>
        <w:t>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</w:t>
      </w:r>
      <w:proofErr w:type="spellStart"/>
      <w:r w:rsidRPr="00AC2398">
        <w:rPr>
          <w:lang w:val="en-US"/>
        </w:rPr>
        <w:t>type_hours</w:t>
      </w:r>
      <w:proofErr w:type="spellEnd"/>
      <w:r w:rsidRPr="00AC2398">
        <w:rPr>
          <w:lang w:val="en-US"/>
        </w:rPr>
        <w:t>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description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hours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int</w:t>
      </w:r>
      <w:proofErr w:type="spellEnd"/>
      <w:r w:rsidRPr="00AC2398">
        <w:rPr>
          <w:lang w:val="en-US"/>
        </w:rPr>
        <w:t>(11)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short_descrip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255)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PRIMARY KEY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-- </w:t>
      </w:r>
      <w:r>
        <w:t>Создание</w:t>
      </w:r>
      <w:r w:rsidRPr="00AC2398">
        <w:rPr>
          <w:lang w:val="en-US"/>
        </w:rPr>
        <w:t xml:space="preserve"> </w:t>
      </w:r>
      <w:r>
        <w:t>таблицы</w:t>
      </w:r>
      <w:r w:rsidRPr="00AC2398">
        <w:rPr>
          <w:lang w:val="en-US"/>
        </w:rPr>
        <w:t xml:space="preserve"> "</w:t>
      </w:r>
      <w:r>
        <w:t>Области</w:t>
      </w:r>
      <w:r w:rsidRPr="00AC2398">
        <w:rPr>
          <w:lang w:val="en-US"/>
        </w:rPr>
        <w:t>"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`area`;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`area`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description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name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(100)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name_sheet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100)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report_title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100)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PRIMARY KEY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Default="00AC2398" w:rsidP="00AC2398">
      <w:pPr>
        <w:pStyle w:val="SQL"/>
      </w:pPr>
      <w:r>
        <w:t>--</w:t>
      </w:r>
    </w:p>
    <w:p w:rsidR="00AC2398" w:rsidRDefault="00AC2398" w:rsidP="00AC2398">
      <w:pPr>
        <w:pStyle w:val="SQL"/>
      </w:pPr>
      <w:r>
        <w:t>-- Создание таблицы "Критерии для сотрудников"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</w:t>
      </w:r>
      <w:proofErr w:type="spellStart"/>
      <w:r w:rsidRPr="00AC2398">
        <w:rPr>
          <w:lang w:val="en-US"/>
        </w:rPr>
        <w:t>employee_criterion</w:t>
      </w:r>
      <w:proofErr w:type="spellEnd"/>
      <w:r w:rsidRPr="00AC2398">
        <w:rPr>
          <w:lang w:val="en-US"/>
        </w:rPr>
        <w:t>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</w:t>
      </w:r>
      <w:proofErr w:type="spellStart"/>
      <w:r w:rsidRPr="00AC2398">
        <w:rPr>
          <w:lang w:val="en-US"/>
        </w:rPr>
        <w:t>employee_criterion</w:t>
      </w:r>
      <w:proofErr w:type="spellEnd"/>
      <w:r w:rsidRPr="00AC2398">
        <w:rPr>
          <w:lang w:val="en-US"/>
        </w:rPr>
        <w:t>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 AUTO_INCREMENT,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employee_id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expiry_date</w:t>
      </w:r>
      <w:proofErr w:type="spell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datetime</w:t>
      </w:r>
      <w:proofErr w:type="spellEnd"/>
      <w:r w:rsidRPr="00AC2398">
        <w:rPr>
          <w:lang w:val="en-US"/>
        </w:rPr>
        <w:t xml:space="preserve">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type_criterion_id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lastRenderedPageBreak/>
        <w:t xml:space="preserve">  PRIMARY KEY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KEY `FKAECFEE50E70B7B7` (`</w:t>
      </w:r>
      <w:proofErr w:type="spellStart"/>
      <w:r w:rsidRPr="00AC2398">
        <w:rPr>
          <w:lang w:val="en-US"/>
        </w:rPr>
        <w:t>type_criterion_id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KEY `FKAECFEE50D55C3919` (`</w:t>
      </w:r>
      <w:proofErr w:type="spellStart"/>
      <w:r w:rsidRPr="00AC2398">
        <w:rPr>
          <w:lang w:val="en-US"/>
        </w:rPr>
        <w:t>employee_id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`FKAECFEE50D55C3919` FOREIGN KEY (`</w:t>
      </w:r>
      <w:proofErr w:type="spellStart"/>
      <w:r w:rsidRPr="00AC2398">
        <w:rPr>
          <w:lang w:val="en-US"/>
        </w:rPr>
        <w:t>employee_id</w:t>
      </w:r>
      <w:proofErr w:type="spellEnd"/>
      <w:r w:rsidRPr="00AC2398">
        <w:rPr>
          <w:lang w:val="en-US"/>
        </w:rPr>
        <w:t>`) REFERENCES `employee`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`FKAECFEE50E70B7B7` FOREIGN KEY (`</w:t>
      </w:r>
      <w:proofErr w:type="spellStart"/>
      <w:r w:rsidRPr="00AC2398">
        <w:rPr>
          <w:lang w:val="en-US"/>
        </w:rPr>
        <w:t>type_criterion_id</w:t>
      </w:r>
      <w:proofErr w:type="spellEnd"/>
      <w:r w:rsidRPr="00AC2398">
        <w:rPr>
          <w:lang w:val="en-US"/>
        </w:rPr>
        <w:t>`) REFERENCES `</w:t>
      </w:r>
      <w:proofErr w:type="spellStart"/>
      <w:r w:rsidRPr="00AC2398">
        <w:rPr>
          <w:lang w:val="en-US"/>
        </w:rPr>
        <w:t>type_criterion</w:t>
      </w:r>
      <w:proofErr w:type="spellEnd"/>
      <w:r w:rsidRPr="00AC2398">
        <w:rPr>
          <w:lang w:val="en-US"/>
        </w:rPr>
        <w:t>`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AUTO_INCREMENT=8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E66B5" w:rsidRDefault="00AC2398" w:rsidP="00AC2398">
      <w:pPr>
        <w:pStyle w:val="SQL"/>
        <w:rPr>
          <w:lang w:val="en-US"/>
        </w:rPr>
      </w:pPr>
      <w:r w:rsidRPr="00AE66B5">
        <w:rPr>
          <w:lang w:val="en-US"/>
        </w:rPr>
        <w:t>--</w:t>
      </w:r>
    </w:p>
    <w:p w:rsidR="00AC2398" w:rsidRPr="00AE66B5" w:rsidRDefault="00AC2398" w:rsidP="00AC2398">
      <w:pPr>
        <w:pStyle w:val="SQL"/>
        <w:rPr>
          <w:lang w:val="en-US"/>
        </w:rPr>
      </w:pPr>
      <w:r w:rsidRPr="00AE66B5">
        <w:rPr>
          <w:lang w:val="en-US"/>
        </w:rPr>
        <w:t xml:space="preserve">-- </w:t>
      </w:r>
      <w:r>
        <w:t>Создание</w:t>
      </w:r>
      <w:r w:rsidRPr="00AE66B5">
        <w:rPr>
          <w:lang w:val="en-US"/>
        </w:rPr>
        <w:t xml:space="preserve"> </w:t>
      </w:r>
      <w:r>
        <w:t>таблицы</w:t>
      </w:r>
      <w:r w:rsidRPr="00AE66B5">
        <w:rPr>
          <w:lang w:val="en-US"/>
        </w:rPr>
        <w:t xml:space="preserve"> "</w:t>
      </w:r>
      <w:r>
        <w:t>Рабочие</w:t>
      </w:r>
      <w:r w:rsidRPr="00AE66B5">
        <w:rPr>
          <w:lang w:val="en-US"/>
        </w:rPr>
        <w:t xml:space="preserve"> </w:t>
      </w:r>
      <w:r>
        <w:t>дни</w:t>
      </w:r>
      <w:r w:rsidRPr="00AE66B5">
        <w:rPr>
          <w:lang w:val="en-US"/>
        </w:rPr>
        <w:t>"</w:t>
      </w:r>
    </w:p>
    <w:p w:rsidR="00AC2398" w:rsidRPr="00AE66B5" w:rsidRDefault="00AC2398" w:rsidP="00AC2398">
      <w:pPr>
        <w:pStyle w:val="SQL"/>
        <w:rPr>
          <w:lang w:val="en-US"/>
        </w:rPr>
      </w:pPr>
      <w:r w:rsidRPr="00AE66B5">
        <w:rPr>
          <w:lang w:val="en-US"/>
        </w:rPr>
        <w:t>--</w:t>
      </w:r>
    </w:p>
    <w:p w:rsidR="00AC2398" w:rsidRPr="00AE66B5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`day`;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`day`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 AUTO_INCREMENT,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employee_id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end_date</w:t>
      </w:r>
      <w:proofErr w:type="spell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datetime</w:t>
      </w:r>
      <w:proofErr w:type="spellEnd"/>
      <w:r w:rsidRPr="00AC2398">
        <w:rPr>
          <w:lang w:val="en-US"/>
        </w:rPr>
        <w:t xml:space="preserve">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num_employee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11)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platform_id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start_date</w:t>
      </w:r>
      <w:proofErr w:type="spell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datetime</w:t>
      </w:r>
      <w:proofErr w:type="spellEnd"/>
      <w:r w:rsidRPr="00AC2398">
        <w:rPr>
          <w:lang w:val="en-US"/>
        </w:rPr>
        <w:t xml:space="preserve">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type_day_id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type_hours_id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PRIMARY KEY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KEY `FK1839C4F77B02F` (`</w:t>
      </w:r>
      <w:proofErr w:type="spellStart"/>
      <w:r w:rsidRPr="00AC2398">
        <w:rPr>
          <w:lang w:val="en-US"/>
        </w:rPr>
        <w:t>type_day_id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KEY `FK1839CCEE3EE0F` (`</w:t>
      </w:r>
      <w:proofErr w:type="spellStart"/>
      <w:r w:rsidRPr="00AC2398">
        <w:rPr>
          <w:lang w:val="en-US"/>
        </w:rPr>
        <w:t>type_hours_id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KEY `FK1839C37B123A2` (`</w:t>
      </w:r>
      <w:proofErr w:type="spellStart"/>
      <w:r w:rsidRPr="00AC2398">
        <w:rPr>
          <w:lang w:val="en-US"/>
        </w:rPr>
        <w:t>platform_id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KEY `FK1839CD55C3919` (`</w:t>
      </w:r>
      <w:proofErr w:type="spellStart"/>
      <w:r w:rsidRPr="00AC2398">
        <w:rPr>
          <w:lang w:val="en-US"/>
        </w:rPr>
        <w:t>employee_id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`FK1839CD55C3919` FOREIGN KEY (`</w:t>
      </w:r>
      <w:proofErr w:type="spellStart"/>
      <w:r w:rsidRPr="00AC2398">
        <w:rPr>
          <w:lang w:val="en-US"/>
        </w:rPr>
        <w:t>employee_id</w:t>
      </w:r>
      <w:proofErr w:type="spellEnd"/>
      <w:r w:rsidRPr="00AC2398">
        <w:rPr>
          <w:lang w:val="en-US"/>
        </w:rPr>
        <w:t>`) REFERENCES `employee`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`FK1839C37B123A2` FOREIGN KEY (`</w:t>
      </w:r>
      <w:proofErr w:type="spellStart"/>
      <w:r w:rsidRPr="00AC2398">
        <w:rPr>
          <w:lang w:val="en-US"/>
        </w:rPr>
        <w:t>platform_id</w:t>
      </w:r>
      <w:proofErr w:type="spellEnd"/>
      <w:r w:rsidRPr="00AC2398">
        <w:rPr>
          <w:lang w:val="en-US"/>
        </w:rPr>
        <w:t>`) REFERENCES `platform`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`FK1839C4F77B02F` FOREIGN KEY (`</w:t>
      </w:r>
      <w:proofErr w:type="spellStart"/>
      <w:r w:rsidRPr="00AC2398">
        <w:rPr>
          <w:lang w:val="en-US"/>
        </w:rPr>
        <w:t>type_day_id</w:t>
      </w:r>
      <w:proofErr w:type="spellEnd"/>
      <w:r w:rsidRPr="00AC2398">
        <w:rPr>
          <w:lang w:val="en-US"/>
        </w:rPr>
        <w:t>`) REFERENCES `</w:t>
      </w:r>
      <w:proofErr w:type="spellStart"/>
      <w:r w:rsidRPr="00AC2398">
        <w:rPr>
          <w:lang w:val="en-US"/>
        </w:rPr>
        <w:t>type_day</w:t>
      </w:r>
      <w:proofErr w:type="spellEnd"/>
      <w:r w:rsidRPr="00AC2398">
        <w:rPr>
          <w:lang w:val="en-US"/>
        </w:rPr>
        <w:t>`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`FK1839CCEE3EE0F` FOREIGN KEY (`</w:t>
      </w:r>
      <w:proofErr w:type="spellStart"/>
      <w:r w:rsidRPr="00AC2398">
        <w:rPr>
          <w:lang w:val="en-US"/>
        </w:rPr>
        <w:t>type_hours_id</w:t>
      </w:r>
      <w:proofErr w:type="spellEnd"/>
      <w:r w:rsidRPr="00AC2398">
        <w:rPr>
          <w:lang w:val="en-US"/>
        </w:rPr>
        <w:t>`) REFERENCES `</w:t>
      </w:r>
      <w:proofErr w:type="spellStart"/>
      <w:r w:rsidRPr="00AC2398">
        <w:rPr>
          <w:lang w:val="en-US"/>
        </w:rPr>
        <w:t>type_hours</w:t>
      </w:r>
      <w:proofErr w:type="spellEnd"/>
      <w:r w:rsidRPr="00AC2398">
        <w:rPr>
          <w:lang w:val="en-US"/>
        </w:rPr>
        <w:t>`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AUTO_INCREMENT=6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E66B5" w:rsidRDefault="00AC2398" w:rsidP="00AC2398">
      <w:pPr>
        <w:pStyle w:val="SQL"/>
        <w:rPr>
          <w:lang w:val="en-US"/>
        </w:rPr>
      </w:pPr>
      <w:r w:rsidRPr="00AE66B5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-- </w:t>
      </w:r>
      <w:r>
        <w:t>Создание</w:t>
      </w:r>
      <w:r w:rsidRPr="00AC2398">
        <w:rPr>
          <w:lang w:val="en-US"/>
        </w:rPr>
        <w:t xml:space="preserve"> </w:t>
      </w:r>
      <w:r>
        <w:t>таблицы</w:t>
      </w:r>
      <w:r w:rsidRPr="00AC2398">
        <w:rPr>
          <w:lang w:val="en-US"/>
        </w:rPr>
        <w:t xml:space="preserve"> "</w:t>
      </w:r>
      <w:r>
        <w:t>Площадки</w:t>
      </w:r>
      <w:r w:rsidRPr="00AC2398">
        <w:rPr>
          <w:lang w:val="en-US"/>
        </w:rPr>
        <w:t>"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`platform`;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`platform`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 AUTO_INCREMENT,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area_id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customer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(100)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proofErr w:type="gramStart"/>
      <w:r w:rsidRPr="00AC2398">
        <w:rPr>
          <w:lang w:val="en-US"/>
        </w:rPr>
        <w:t>gti</w:t>
      </w:r>
      <w:proofErr w:type="spellEnd"/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int</w:t>
      </w:r>
      <w:proofErr w:type="spellEnd"/>
      <w:r w:rsidRPr="00AC2398">
        <w:rPr>
          <w:lang w:val="en-US"/>
        </w:rPr>
        <w:t>(11)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name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(100)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number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(10)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phone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type_equ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100)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type_gti_id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type_platform_id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type_truck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100)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PRIMARY KEY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KEY `FK6FBD68736D389962` (`</w:t>
      </w:r>
      <w:proofErr w:type="spellStart"/>
      <w:r w:rsidRPr="00AC2398">
        <w:rPr>
          <w:lang w:val="en-US"/>
        </w:rPr>
        <w:t>area_id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KEY `FK6FBD68732757F77` (`</w:t>
      </w:r>
      <w:proofErr w:type="spellStart"/>
      <w:r w:rsidRPr="00AC2398">
        <w:rPr>
          <w:lang w:val="en-US"/>
        </w:rPr>
        <w:t>type_platform_id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KEY `FK6FBD687319B577D` (`</w:t>
      </w:r>
      <w:proofErr w:type="spellStart"/>
      <w:r w:rsidRPr="00AC2398">
        <w:rPr>
          <w:lang w:val="en-US"/>
        </w:rPr>
        <w:t>type_gti_id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`FK6FBD687319B577D` FOREIGN KEY (`</w:t>
      </w:r>
      <w:proofErr w:type="spellStart"/>
      <w:r w:rsidRPr="00AC2398">
        <w:rPr>
          <w:lang w:val="en-US"/>
        </w:rPr>
        <w:t>type_gti_id</w:t>
      </w:r>
      <w:proofErr w:type="spellEnd"/>
      <w:r w:rsidRPr="00AC2398">
        <w:rPr>
          <w:lang w:val="en-US"/>
        </w:rPr>
        <w:t>`) REFERENCES `</w:t>
      </w:r>
      <w:proofErr w:type="spellStart"/>
      <w:r w:rsidRPr="00AC2398">
        <w:rPr>
          <w:lang w:val="en-US"/>
        </w:rPr>
        <w:t>type_gti</w:t>
      </w:r>
      <w:proofErr w:type="spellEnd"/>
      <w:r w:rsidRPr="00AC2398">
        <w:rPr>
          <w:lang w:val="en-US"/>
        </w:rPr>
        <w:t>`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`FK6FBD68732757F77` FOREIGN KEY (`</w:t>
      </w:r>
      <w:proofErr w:type="spellStart"/>
      <w:r w:rsidRPr="00AC2398">
        <w:rPr>
          <w:lang w:val="en-US"/>
        </w:rPr>
        <w:t>type_platform_id</w:t>
      </w:r>
      <w:proofErr w:type="spellEnd"/>
      <w:r w:rsidRPr="00AC2398">
        <w:rPr>
          <w:lang w:val="en-US"/>
        </w:rPr>
        <w:t>`) REFERENCES `</w:t>
      </w:r>
      <w:proofErr w:type="spellStart"/>
      <w:r w:rsidRPr="00AC2398">
        <w:rPr>
          <w:lang w:val="en-US"/>
        </w:rPr>
        <w:t>type_platform</w:t>
      </w:r>
      <w:proofErr w:type="spellEnd"/>
      <w:r w:rsidRPr="00AC2398">
        <w:rPr>
          <w:lang w:val="en-US"/>
        </w:rPr>
        <w:t>`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`FK6FBD68736D389962` FOREIGN KEY (`</w:t>
      </w:r>
      <w:proofErr w:type="spellStart"/>
      <w:r w:rsidRPr="00AC2398">
        <w:rPr>
          <w:lang w:val="en-US"/>
        </w:rPr>
        <w:t>area_id</w:t>
      </w:r>
      <w:proofErr w:type="spellEnd"/>
      <w:r w:rsidRPr="00AC2398">
        <w:rPr>
          <w:lang w:val="en-US"/>
        </w:rPr>
        <w:t>`) REFERENCES `area`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AUTO_INCREMENT=5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E66B5" w:rsidRDefault="00AC2398" w:rsidP="00AC2398">
      <w:pPr>
        <w:pStyle w:val="SQL"/>
        <w:rPr>
          <w:lang w:val="en-US"/>
        </w:rPr>
      </w:pPr>
      <w:r w:rsidRPr="00AE66B5">
        <w:rPr>
          <w:lang w:val="en-US"/>
        </w:rPr>
        <w:t>--</w:t>
      </w:r>
    </w:p>
    <w:p w:rsidR="00AC2398" w:rsidRPr="00AE66B5" w:rsidRDefault="00AC2398" w:rsidP="00AC2398">
      <w:pPr>
        <w:pStyle w:val="SQL"/>
        <w:rPr>
          <w:lang w:val="en-US"/>
        </w:rPr>
      </w:pPr>
      <w:r w:rsidRPr="00AE66B5">
        <w:rPr>
          <w:lang w:val="en-US"/>
        </w:rPr>
        <w:t xml:space="preserve">-- </w:t>
      </w:r>
      <w:r>
        <w:t>Создание</w:t>
      </w:r>
      <w:r w:rsidRPr="00AE66B5">
        <w:rPr>
          <w:lang w:val="en-US"/>
        </w:rPr>
        <w:t xml:space="preserve"> </w:t>
      </w:r>
      <w:r>
        <w:t>таблицы</w:t>
      </w:r>
      <w:r w:rsidRPr="00AE66B5">
        <w:rPr>
          <w:lang w:val="en-US"/>
        </w:rPr>
        <w:t xml:space="preserve"> "</w:t>
      </w:r>
      <w:r>
        <w:t>Занятость</w:t>
      </w:r>
      <w:r w:rsidRPr="00AE66B5">
        <w:rPr>
          <w:lang w:val="en-US"/>
        </w:rPr>
        <w:t xml:space="preserve"> </w:t>
      </w:r>
      <w:r>
        <w:t>сотрудников</w:t>
      </w:r>
      <w:r w:rsidRPr="00AE66B5">
        <w:rPr>
          <w:lang w:val="en-US"/>
        </w:rPr>
        <w:t>"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</w:t>
      </w:r>
      <w:proofErr w:type="spellStart"/>
      <w:r w:rsidRPr="00AC2398">
        <w:rPr>
          <w:lang w:val="en-US"/>
        </w:rPr>
        <w:t>status_employee</w:t>
      </w:r>
      <w:proofErr w:type="spellEnd"/>
      <w:r w:rsidRPr="00AC2398">
        <w:rPr>
          <w:lang w:val="en-US"/>
        </w:rPr>
        <w:t>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</w:t>
      </w:r>
      <w:proofErr w:type="spellStart"/>
      <w:r w:rsidRPr="00AC2398">
        <w:rPr>
          <w:lang w:val="en-US"/>
        </w:rPr>
        <w:t>status_employee</w:t>
      </w:r>
      <w:proofErr w:type="spellEnd"/>
      <w:r w:rsidRPr="00AC2398">
        <w:rPr>
          <w:lang w:val="en-US"/>
        </w:rPr>
        <w:t>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 AUTO_INCREMENT,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comment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employee_id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end_date</w:t>
      </w:r>
      <w:proofErr w:type="spell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datetime</w:t>
      </w:r>
      <w:proofErr w:type="spellEnd"/>
      <w:r w:rsidRPr="00AC2398">
        <w:rPr>
          <w:lang w:val="en-US"/>
        </w:rPr>
        <w:t xml:space="preserve">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start_date</w:t>
      </w:r>
      <w:proofErr w:type="spell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datetime</w:t>
      </w:r>
      <w:proofErr w:type="spellEnd"/>
      <w:r w:rsidRPr="00AC2398">
        <w:rPr>
          <w:lang w:val="en-US"/>
        </w:rPr>
        <w:t xml:space="preserve">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trip_platform_id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type_status_id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NOT NULL,</w:t>
      </w:r>
    </w:p>
    <w:p w:rsidR="00AC2398" w:rsidRPr="00AE66B5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</w:t>
      </w:r>
      <w:r w:rsidRPr="00AE66B5">
        <w:rPr>
          <w:lang w:val="en-US"/>
        </w:rPr>
        <w:t>PRIMARY KEY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KEY `FKA840185B658267EE` (`</w:t>
      </w:r>
      <w:proofErr w:type="spellStart"/>
      <w:r w:rsidRPr="00AC2398">
        <w:rPr>
          <w:lang w:val="en-US"/>
        </w:rPr>
        <w:t>type_status_id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KEY `FKA840185B49B5E688` (`</w:t>
      </w:r>
      <w:proofErr w:type="spellStart"/>
      <w:r w:rsidRPr="00AC2398">
        <w:rPr>
          <w:lang w:val="en-US"/>
        </w:rPr>
        <w:t>trip_platform_id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KEY `FKA840185BD55C3919` (`</w:t>
      </w:r>
      <w:proofErr w:type="spellStart"/>
      <w:r w:rsidRPr="00AC2398">
        <w:rPr>
          <w:lang w:val="en-US"/>
        </w:rPr>
        <w:t>employee_id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`FKA840185BD55C3919` FOREIGN KEY (`</w:t>
      </w:r>
      <w:proofErr w:type="spellStart"/>
      <w:r w:rsidRPr="00AC2398">
        <w:rPr>
          <w:lang w:val="en-US"/>
        </w:rPr>
        <w:t>employee_id</w:t>
      </w:r>
      <w:proofErr w:type="spellEnd"/>
      <w:r w:rsidRPr="00AC2398">
        <w:rPr>
          <w:lang w:val="en-US"/>
        </w:rPr>
        <w:t>`) REFERENCES `employee`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`FKA840185B49B5E688` FOREIGN KEY (`</w:t>
      </w:r>
      <w:proofErr w:type="spellStart"/>
      <w:r w:rsidRPr="00AC2398">
        <w:rPr>
          <w:lang w:val="en-US"/>
        </w:rPr>
        <w:t>trip_platform_id</w:t>
      </w:r>
      <w:proofErr w:type="spellEnd"/>
      <w:r w:rsidRPr="00AC2398">
        <w:rPr>
          <w:lang w:val="en-US"/>
        </w:rPr>
        <w:t>`) REFERENCES `platform`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`FKA840185B658267EE` FOREIGN KEY (`</w:t>
      </w:r>
      <w:proofErr w:type="spellStart"/>
      <w:r w:rsidRPr="00AC2398">
        <w:rPr>
          <w:lang w:val="en-US"/>
        </w:rPr>
        <w:t>type_status_id</w:t>
      </w:r>
      <w:proofErr w:type="spellEnd"/>
      <w:r w:rsidRPr="00AC2398">
        <w:rPr>
          <w:lang w:val="en-US"/>
        </w:rPr>
        <w:t>`) REFERENCES `</w:t>
      </w:r>
      <w:proofErr w:type="spellStart"/>
      <w:r w:rsidRPr="00AC2398">
        <w:rPr>
          <w:lang w:val="en-US"/>
        </w:rPr>
        <w:t>type_status</w:t>
      </w:r>
      <w:proofErr w:type="spellEnd"/>
      <w:r w:rsidRPr="00AC2398">
        <w:rPr>
          <w:lang w:val="en-US"/>
        </w:rPr>
        <w:t>`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AUTO_INCREMENT=7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-- </w:t>
      </w:r>
      <w:r>
        <w:t>Создание</w:t>
      </w:r>
      <w:r w:rsidRPr="00AC2398">
        <w:rPr>
          <w:lang w:val="en-US"/>
        </w:rPr>
        <w:t xml:space="preserve"> </w:t>
      </w:r>
      <w:r>
        <w:t>таблицы</w:t>
      </w:r>
      <w:r w:rsidRPr="00AC2398">
        <w:rPr>
          <w:lang w:val="en-US"/>
        </w:rPr>
        <w:t xml:space="preserve"> "</w:t>
      </w:r>
      <w:r>
        <w:t>Типы</w:t>
      </w:r>
      <w:r w:rsidRPr="00AC2398">
        <w:rPr>
          <w:lang w:val="en-US"/>
        </w:rPr>
        <w:t xml:space="preserve"> </w:t>
      </w:r>
      <w:r>
        <w:t>занятости</w:t>
      </w:r>
      <w:r w:rsidRPr="00AC2398">
        <w:rPr>
          <w:lang w:val="en-US"/>
        </w:rPr>
        <w:t>"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</w:t>
      </w:r>
      <w:proofErr w:type="spellStart"/>
      <w:r w:rsidRPr="00AC2398">
        <w:rPr>
          <w:lang w:val="en-US"/>
        </w:rPr>
        <w:t>type_status</w:t>
      </w:r>
      <w:proofErr w:type="spellEnd"/>
      <w:r w:rsidRPr="00AC2398">
        <w:rPr>
          <w:lang w:val="en-US"/>
        </w:rPr>
        <w:t>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</w:t>
      </w:r>
      <w:proofErr w:type="spellStart"/>
      <w:r w:rsidRPr="00AC2398">
        <w:rPr>
          <w:lang w:val="en-US"/>
        </w:rPr>
        <w:t>type_status</w:t>
      </w:r>
      <w:proofErr w:type="spellEnd"/>
      <w:r w:rsidRPr="00AC2398">
        <w:rPr>
          <w:lang w:val="en-US"/>
        </w:rPr>
        <w:t>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description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DEFAULT NULL,</w:t>
      </w:r>
    </w:p>
    <w:p w:rsidR="00AC2398" w:rsidRPr="00AE66B5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</w:t>
      </w:r>
      <w:r w:rsidRPr="00AE66B5">
        <w:rPr>
          <w:lang w:val="en-US"/>
        </w:rPr>
        <w:t>`</w:t>
      </w:r>
      <w:proofErr w:type="gramStart"/>
      <w:r w:rsidRPr="00AE66B5">
        <w:rPr>
          <w:lang w:val="en-US"/>
        </w:rPr>
        <w:t>name</w:t>
      </w:r>
      <w:proofErr w:type="gramEnd"/>
      <w:r w:rsidRPr="00AE66B5">
        <w:rPr>
          <w:lang w:val="en-US"/>
        </w:rPr>
        <w:t xml:space="preserve">` </w:t>
      </w:r>
      <w:proofErr w:type="spellStart"/>
      <w:r w:rsidRPr="00AE66B5">
        <w:rPr>
          <w:lang w:val="en-US"/>
        </w:rPr>
        <w:t>varchar</w:t>
      </w:r>
      <w:proofErr w:type="spellEnd"/>
      <w:r w:rsidRPr="00AE66B5">
        <w:rPr>
          <w:lang w:val="en-US"/>
        </w:rPr>
        <w:t>(255)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short_descrip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255)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PRIMARY KEY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-- </w:t>
      </w:r>
      <w:r>
        <w:t>Создание</w:t>
      </w:r>
      <w:r w:rsidRPr="00AC2398">
        <w:rPr>
          <w:lang w:val="en-US"/>
        </w:rPr>
        <w:t xml:space="preserve"> </w:t>
      </w:r>
      <w:r>
        <w:t>таблицы</w:t>
      </w:r>
      <w:r w:rsidRPr="00AC2398">
        <w:rPr>
          <w:lang w:val="en-US"/>
        </w:rPr>
        <w:t xml:space="preserve"> "</w:t>
      </w:r>
      <w:r>
        <w:t>Типы</w:t>
      </w:r>
      <w:r w:rsidRPr="00AC2398">
        <w:rPr>
          <w:lang w:val="en-US"/>
        </w:rPr>
        <w:t xml:space="preserve"> </w:t>
      </w:r>
      <w:r>
        <w:t>ГТИ</w:t>
      </w:r>
      <w:r w:rsidRPr="00AC2398">
        <w:rPr>
          <w:lang w:val="en-US"/>
        </w:rPr>
        <w:t>"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</w:t>
      </w:r>
      <w:proofErr w:type="spellStart"/>
      <w:r w:rsidRPr="00AC2398">
        <w:rPr>
          <w:lang w:val="en-US"/>
        </w:rPr>
        <w:t>type_gti</w:t>
      </w:r>
      <w:proofErr w:type="spellEnd"/>
      <w:r w:rsidRPr="00AC2398">
        <w:rPr>
          <w:lang w:val="en-US"/>
        </w:rPr>
        <w:t>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</w:t>
      </w:r>
      <w:proofErr w:type="spellStart"/>
      <w:r w:rsidRPr="00AC2398">
        <w:rPr>
          <w:lang w:val="en-US"/>
        </w:rPr>
        <w:t>type_gti</w:t>
      </w:r>
      <w:proofErr w:type="spellEnd"/>
      <w:r w:rsidRPr="00AC2398">
        <w:rPr>
          <w:lang w:val="en-US"/>
        </w:rPr>
        <w:t>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 AUTO_INCREMENT,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description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DEFAULT NULL,</w:t>
      </w:r>
    </w:p>
    <w:p w:rsidR="00AC2398" w:rsidRPr="00AE66B5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</w:t>
      </w:r>
      <w:r w:rsidRPr="00AE66B5">
        <w:rPr>
          <w:lang w:val="en-US"/>
        </w:rPr>
        <w:t>`</w:t>
      </w:r>
      <w:proofErr w:type="gramStart"/>
      <w:r w:rsidRPr="00AE66B5">
        <w:rPr>
          <w:lang w:val="en-US"/>
        </w:rPr>
        <w:t>name</w:t>
      </w:r>
      <w:proofErr w:type="gramEnd"/>
      <w:r w:rsidRPr="00AE66B5">
        <w:rPr>
          <w:lang w:val="en-US"/>
        </w:rPr>
        <w:t xml:space="preserve">` </w:t>
      </w:r>
      <w:proofErr w:type="spellStart"/>
      <w:r w:rsidRPr="00AE66B5">
        <w:rPr>
          <w:lang w:val="en-US"/>
        </w:rPr>
        <w:t>varchar</w:t>
      </w:r>
      <w:proofErr w:type="spellEnd"/>
      <w:r w:rsidRPr="00AE66B5">
        <w:rPr>
          <w:lang w:val="en-US"/>
        </w:rPr>
        <w:t>(255)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PRIMARY KEY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AUTO_INCREMENT=3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E66B5" w:rsidRDefault="00AC2398" w:rsidP="00AC2398">
      <w:pPr>
        <w:pStyle w:val="SQL"/>
        <w:rPr>
          <w:lang w:val="en-US"/>
        </w:rPr>
      </w:pPr>
      <w:r w:rsidRPr="00AE66B5">
        <w:rPr>
          <w:lang w:val="en-US"/>
        </w:rPr>
        <w:t>--</w:t>
      </w:r>
    </w:p>
    <w:p w:rsidR="00AC2398" w:rsidRPr="00AE66B5" w:rsidRDefault="00AC2398" w:rsidP="00AC2398">
      <w:pPr>
        <w:pStyle w:val="SQL"/>
        <w:rPr>
          <w:lang w:val="en-US"/>
        </w:rPr>
      </w:pPr>
      <w:r w:rsidRPr="00AE66B5">
        <w:rPr>
          <w:lang w:val="en-US"/>
        </w:rPr>
        <w:t xml:space="preserve">-- </w:t>
      </w:r>
      <w:r>
        <w:t>Создание</w:t>
      </w:r>
      <w:r w:rsidRPr="00AE66B5">
        <w:rPr>
          <w:lang w:val="en-US"/>
        </w:rPr>
        <w:t xml:space="preserve"> </w:t>
      </w:r>
      <w:r>
        <w:t>таблицы</w:t>
      </w:r>
      <w:r w:rsidRPr="00AE66B5">
        <w:rPr>
          <w:lang w:val="en-US"/>
        </w:rPr>
        <w:t xml:space="preserve"> "</w:t>
      </w:r>
      <w:r>
        <w:t>Сотрудники</w:t>
      </w:r>
      <w:r w:rsidRPr="00AE66B5">
        <w:rPr>
          <w:lang w:val="en-US"/>
        </w:rPr>
        <w:t>"</w:t>
      </w:r>
    </w:p>
    <w:p w:rsidR="00AC2398" w:rsidRPr="00AE66B5" w:rsidRDefault="00AC2398" w:rsidP="00AC2398">
      <w:pPr>
        <w:pStyle w:val="SQL"/>
        <w:rPr>
          <w:lang w:val="en-US"/>
        </w:rPr>
      </w:pPr>
      <w:r w:rsidRPr="00AE66B5">
        <w:rPr>
          <w:lang w:val="en-US"/>
        </w:rPr>
        <w:t>--</w:t>
      </w:r>
    </w:p>
    <w:p w:rsidR="00AC2398" w:rsidRPr="00AE66B5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`employee`;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`employee`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 AUTO_INCREMENT,</w:t>
      </w:r>
    </w:p>
    <w:p w:rsidR="00AC2398" w:rsidRPr="00AE66B5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</w:t>
      </w:r>
      <w:r w:rsidRPr="00AE66B5">
        <w:rPr>
          <w:lang w:val="en-US"/>
        </w:rPr>
        <w:t>`</w:t>
      </w:r>
      <w:proofErr w:type="gramStart"/>
      <w:r w:rsidRPr="00AE66B5">
        <w:rPr>
          <w:lang w:val="en-US"/>
        </w:rPr>
        <w:t>version</w:t>
      </w:r>
      <w:proofErr w:type="gramEnd"/>
      <w:r w:rsidRPr="00AE66B5">
        <w:rPr>
          <w:lang w:val="en-US"/>
        </w:rPr>
        <w:t xml:space="preserve">` </w:t>
      </w:r>
      <w:proofErr w:type="spellStart"/>
      <w:r w:rsidRPr="00AE66B5">
        <w:rPr>
          <w:lang w:val="en-US"/>
        </w:rPr>
        <w:t>bigint</w:t>
      </w:r>
      <w:proofErr w:type="spellEnd"/>
      <w:r w:rsidRPr="00AE66B5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admission_date</w:t>
      </w:r>
      <w:proofErr w:type="spell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datetime</w:t>
      </w:r>
      <w:proofErr w:type="spellEnd"/>
      <w:r w:rsidRPr="00AC2398">
        <w:rPr>
          <w:lang w:val="en-US"/>
        </w:rPr>
        <w:t xml:space="preserve">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birthday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datetime</w:t>
      </w:r>
      <w:proofErr w:type="spellEnd"/>
      <w:r w:rsidRPr="00AC2398">
        <w:rPr>
          <w:lang w:val="en-US"/>
        </w:rPr>
        <w:t xml:space="preserve">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education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first_name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100) NOT NULL,</w:t>
      </w:r>
    </w:p>
    <w:p w:rsidR="00AC2398" w:rsidRPr="00AE66B5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lastRenderedPageBreak/>
        <w:t xml:space="preserve">  </w:t>
      </w:r>
      <w:r w:rsidRPr="00AE66B5">
        <w:rPr>
          <w:lang w:val="en-US"/>
        </w:rPr>
        <w:t>`</w:t>
      </w:r>
      <w:proofErr w:type="gramStart"/>
      <w:r w:rsidRPr="00AE66B5">
        <w:rPr>
          <w:lang w:val="en-US"/>
        </w:rPr>
        <w:t>inn</w:t>
      </w:r>
      <w:proofErr w:type="gramEnd"/>
      <w:r w:rsidRPr="00AE66B5">
        <w:rPr>
          <w:lang w:val="en-US"/>
        </w:rPr>
        <w:t xml:space="preserve">` </w:t>
      </w:r>
      <w:proofErr w:type="spellStart"/>
      <w:r w:rsidRPr="00AE66B5">
        <w:rPr>
          <w:lang w:val="en-US"/>
        </w:rPr>
        <w:t>varchar</w:t>
      </w:r>
      <w:proofErr w:type="spellEnd"/>
      <w:r w:rsidRPr="00AE66B5">
        <w:rPr>
          <w:lang w:val="en-US"/>
        </w:rPr>
        <w:t>(12)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last_name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100)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proofErr w:type="gramStart"/>
      <w:r w:rsidRPr="00AC2398">
        <w:rPr>
          <w:lang w:val="en-US"/>
        </w:rPr>
        <w:t>pasport</w:t>
      </w:r>
      <w:proofErr w:type="spellEnd"/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patronymic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(100)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pension_num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14)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phone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(100)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post_id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registration_address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255)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residential_address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255)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salary</w:t>
      </w:r>
      <w:proofErr w:type="gramEnd"/>
      <w:r w:rsidRPr="00AC2398">
        <w:rPr>
          <w:lang w:val="en-US"/>
        </w:rPr>
        <w:t>` float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subdivision_id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tab_num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10)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PRIMARY KEY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UNIQUE KEY `</w:t>
      </w:r>
      <w:proofErr w:type="spellStart"/>
      <w:r w:rsidRPr="00AC2398">
        <w:rPr>
          <w:lang w:val="en-US"/>
        </w:rPr>
        <w:t>tab_num</w:t>
      </w:r>
      <w:proofErr w:type="spellEnd"/>
      <w:r w:rsidRPr="00AC2398">
        <w:rPr>
          <w:lang w:val="en-US"/>
        </w:rPr>
        <w:t>` (`</w:t>
      </w:r>
      <w:proofErr w:type="spellStart"/>
      <w:r w:rsidRPr="00AC2398">
        <w:rPr>
          <w:lang w:val="en-US"/>
        </w:rPr>
        <w:t>tab_num</w:t>
      </w:r>
      <w:proofErr w:type="spellEnd"/>
      <w:r w:rsidRPr="00AC2398">
        <w:rPr>
          <w:lang w:val="en-US"/>
        </w:rPr>
        <w:t>`),</w:t>
      </w:r>
    </w:p>
    <w:p w:rsidR="00AC2398" w:rsidRPr="00AE66B5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</w:t>
      </w:r>
      <w:r w:rsidRPr="00AE66B5">
        <w:rPr>
          <w:lang w:val="en-US"/>
        </w:rPr>
        <w:t>KEY `FK4722E6AE58946E84` (`</w:t>
      </w:r>
      <w:proofErr w:type="spellStart"/>
      <w:r w:rsidRPr="00AE66B5">
        <w:rPr>
          <w:lang w:val="en-US"/>
        </w:rPr>
        <w:t>subdivision_id</w:t>
      </w:r>
      <w:proofErr w:type="spellEnd"/>
      <w:r w:rsidRPr="00AE66B5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KEY `FK4722E6AE79928359` (`</w:t>
      </w:r>
      <w:proofErr w:type="spellStart"/>
      <w:r w:rsidRPr="00AC2398">
        <w:rPr>
          <w:lang w:val="en-US"/>
        </w:rPr>
        <w:t>post_id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`FK4722E6AE79928359` FOREIGN KEY (`</w:t>
      </w:r>
      <w:proofErr w:type="spellStart"/>
      <w:r w:rsidRPr="00AC2398">
        <w:rPr>
          <w:lang w:val="en-US"/>
        </w:rPr>
        <w:t>post_id</w:t>
      </w:r>
      <w:proofErr w:type="spellEnd"/>
      <w:r w:rsidRPr="00AC2398">
        <w:rPr>
          <w:lang w:val="en-US"/>
        </w:rPr>
        <w:t>`) REFERENCES `post`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`FK4722E6AE58946E84` FOREIGN KEY (`</w:t>
      </w:r>
      <w:proofErr w:type="spellStart"/>
      <w:r w:rsidRPr="00AC2398">
        <w:rPr>
          <w:lang w:val="en-US"/>
        </w:rPr>
        <w:t>subdivision_id</w:t>
      </w:r>
      <w:proofErr w:type="spellEnd"/>
      <w:r w:rsidRPr="00AC2398">
        <w:rPr>
          <w:lang w:val="en-US"/>
        </w:rPr>
        <w:t>`) REFERENCES `subdivision`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AUTO_INCREMENT=5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E66B5" w:rsidRDefault="00AC2398" w:rsidP="00AC2398">
      <w:pPr>
        <w:pStyle w:val="SQL"/>
        <w:rPr>
          <w:lang w:val="en-US"/>
        </w:rPr>
      </w:pPr>
      <w:r w:rsidRPr="00AE66B5">
        <w:rPr>
          <w:lang w:val="en-US"/>
        </w:rPr>
        <w:t>--</w:t>
      </w:r>
    </w:p>
    <w:p w:rsidR="00AC2398" w:rsidRPr="00AE66B5" w:rsidRDefault="00AC2398" w:rsidP="00AC2398">
      <w:pPr>
        <w:pStyle w:val="SQL"/>
        <w:rPr>
          <w:lang w:val="en-US"/>
        </w:rPr>
      </w:pPr>
      <w:r w:rsidRPr="00AE66B5">
        <w:rPr>
          <w:lang w:val="en-US"/>
        </w:rPr>
        <w:t xml:space="preserve">-- </w:t>
      </w:r>
      <w:r>
        <w:t>Создание</w:t>
      </w:r>
      <w:r w:rsidRPr="00AE66B5">
        <w:rPr>
          <w:lang w:val="en-US"/>
        </w:rPr>
        <w:t xml:space="preserve"> </w:t>
      </w:r>
      <w:r>
        <w:t>таблицы</w:t>
      </w:r>
      <w:r w:rsidRPr="00AE66B5">
        <w:rPr>
          <w:lang w:val="en-US"/>
        </w:rPr>
        <w:t xml:space="preserve"> "</w:t>
      </w:r>
      <w:r>
        <w:t>Праздничные</w:t>
      </w:r>
      <w:r w:rsidRPr="00AE66B5">
        <w:rPr>
          <w:lang w:val="en-US"/>
        </w:rPr>
        <w:t xml:space="preserve"> </w:t>
      </w:r>
      <w:r>
        <w:t>дни</w:t>
      </w:r>
      <w:r w:rsidRPr="00AE66B5">
        <w:rPr>
          <w:lang w:val="en-US"/>
        </w:rPr>
        <w:t>"</w:t>
      </w:r>
    </w:p>
    <w:p w:rsidR="00AC2398" w:rsidRPr="00AE66B5" w:rsidRDefault="00AC2398" w:rsidP="00AC2398">
      <w:pPr>
        <w:pStyle w:val="SQL"/>
        <w:rPr>
          <w:lang w:val="en-US"/>
        </w:rPr>
      </w:pPr>
      <w:r w:rsidRPr="00AE66B5">
        <w:rPr>
          <w:lang w:val="en-US"/>
        </w:rPr>
        <w:t>--</w:t>
      </w:r>
    </w:p>
    <w:p w:rsidR="00AC2398" w:rsidRPr="00AE66B5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`holiday`;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`holiday`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 AUTO_INCREMENT,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day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datetime</w:t>
      </w:r>
      <w:proofErr w:type="spellEnd"/>
      <w:r w:rsidRPr="00AC2398">
        <w:rPr>
          <w:lang w:val="en-US"/>
        </w:rPr>
        <w:t xml:space="preserve">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type_holiday_id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PRIMARY KEY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KEY `FK411528588A5A42F` (`</w:t>
      </w:r>
      <w:proofErr w:type="spellStart"/>
      <w:r w:rsidRPr="00AC2398">
        <w:rPr>
          <w:lang w:val="en-US"/>
        </w:rPr>
        <w:t>type_holiday_id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`FK411528588A5A42F` FOREIGN KEY (`</w:t>
      </w:r>
      <w:proofErr w:type="spellStart"/>
      <w:r w:rsidRPr="00AC2398">
        <w:rPr>
          <w:lang w:val="en-US"/>
        </w:rPr>
        <w:t>type_holiday_id</w:t>
      </w:r>
      <w:proofErr w:type="spellEnd"/>
      <w:r w:rsidRPr="00AC2398">
        <w:rPr>
          <w:lang w:val="en-US"/>
        </w:rPr>
        <w:t>`) REFERENCES `</w:t>
      </w:r>
      <w:proofErr w:type="spellStart"/>
      <w:r w:rsidRPr="00AC2398">
        <w:rPr>
          <w:lang w:val="en-US"/>
        </w:rPr>
        <w:t>type_holiday</w:t>
      </w:r>
      <w:proofErr w:type="spellEnd"/>
      <w:r w:rsidRPr="00AC2398">
        <w:rPr>
          <w:lang w:val="en-US"/>
        </w:rPr>
        <w:t>`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AUTO_INCREMENT=4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Default="00AC2398" w:rsidP="00AC2398">
      <w:pPr>
        <w:pStyle w:val="SQL"/>
      </w:pPr>
      <w:r>
        <w:t>--</w:t>
      </w:r>
    </w:p>
    <w:p w:rsidR="00AC2398" w:rsidRDefault="00AC2398" w:rsidP="00AC2398">
      <w:pPr>
        <w:pStyle w:val="SQL"/>
      </w:pPr>
      <w:r>
        <w:t>-- Создание таблицы "Настройки приложения"</w:t>
      </w:r>
    </w:p>
    <w:p w:rsidR="00AC2398" w:rsidRDefault="00AC2398" w:rsidP="00AC2398">
      <w:pPr>
        <w:pStyle w:val="SQL"/>
      </w:pPr>
      <w:r>
        <w:t>--</w:t>
      </w:r>
    </w:p>
    <w:p w:rsidR="00AC2398" w:rsidRDefault="00AC2398" w:rsidP="00AC2398">
      <w:pPr>
        <w:pStyle w:val="SQL"/>
      </w:pPr>
    </w:p>
    <w:p w:rsidR="00AC2398" w:rsidRDefault="00AC2398" w:rsidP="00AC2398">
      <w:pPr>
        <w:pStyle w:val="SQL"/>
      </w:pPr>
      <w:r>
        <w:t>DROP TABLE IF EXISTS `</w:t>
      </w:r>
      <w:proofErr w:type="spellStart"/>
      <w:r>
        <w:t>config</w:t>
      </w:r>
      <w:proofErr w:type="spellEnd"/>
      <w:r>
        <w:t>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</w:t>
      </w:r>
      <w:proofErr w:type="spellStart"/>
      <w:r w:rsidRPr="00AC2398">
        <w:rPr>
          <w:lang w:val="en-US"/>
        </w:rPr>
        <w:t>config</w:t>
      </w:r>
      <w:proofErr w:type="spellEnd"/>
      <w:r w:rsidRPr="00AC2398">
        <w:rPr>
          <w:lang w:val="en-US"/>
        </w:rPr>
        <w:t>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last_sw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11)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last_upd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PRIMARY KEY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-- </w:t>
      </w:r>
      <w:r>
        <w:t>Создание</w:t>
      </w:r>
      <w:r w:rsidRPr="00AC2398">
        <w:rPr>
          <w:lang w:val="en-US"/>
        </w:rPr>
        <w:t xml:space="preserve"> </w:t>
      </w:r>
      <w:r>
        <w:t>таблицы</w:t>
      </w:r>
      <w:r w:rsidRPr="00AC2398">
        <w:rPr>
          <w:lang w:val="en-US"/>
        </w:rPr>
        <w:t xml:space="preserve"> "</w:t>
      </w:r>
      <w:r>
        <w:t>Типы</w:t>
      </w:r>
      <w:r w:rsidRPr="00AC2398">
        <w:rPr>
          <w:lang w:val="en-US"/>
        </w:rPr>
        <w:t xml:space="preserve"> </w:t>
      </w:r>
      <w:r>
        <w:t>критериев</w:t>
      </w:r>
      <w:r w:rsidRPr="00AC2398">
        <w:rPr>
          <w:lang w:val="en-US"/>
        </w:rPr>
        <w:t>"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--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DROP TABLE IF EXISTS `</w:t>
      </w:r>
      <w:proofErr w:type="spellStart"/>
      <w:r w:rsidRPr="00AC2398">
        <w:rPr>
          <w:lang w:val="en-US"/>
        </w:rPr>
        <w:t>type_criterion</w:t>
      </w:r>
      <w:proofErr w:type="spellEnd"/>
      <w:r w:rsidRPr="00AC2398">
        <w:rPr>
          <w:lang w:val="en-US"/>
        </w:rPr>
        <w:t>`;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    = @@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utf8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CREATE TABLE `</w:t>
      </w:r>
      <w:proofErr w:type="spellStart"/>
      <w:r w:rsidRPr="00AC2398">
        <w:rPr>
          <w:lang w:val="en-US"/>
        </w:rPr>
        <w:t>type_criterion</w:t>
      </w:r>
      <w:proofErr w:type="spellEnd"/>
      <w:r w:rsidRPr="00AC2398">
        <w:rPr>
          <w:lang w:val="en-US"/>
        </w:rPr>
        <w:t>` (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id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 AUTO_INCREMENT,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version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(20)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crust</w:t>
      </w:r>
      <w:proofErr w:type="gramEnd"/>
      <w:r w:rsidRPr="00AC2398">
        <w:rPr>
          <w:lang w:val="en-US"/>
        </w:rPr>
        <w:t>` bit(1)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description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gramStart"/>
      <w:r w:rsidRPr="00AC2398">
        <w:rPr>
          <w:lang w:val="en-US"/>
        </w:rPr>
        <w:t>name</w:t>
      </w:r>
      <w:proofErr w:type="gramEnd"/>
      <w:r w:rsidRPr="00AC2398">
        <w:rPr>
          <w:lang w:val="en-US"/>
        </w:rPr>
        <w:t xml:space="preserve">` </w:t>
      </w:r>
      <w:proofErr w:type="spellStart"/>
      <w:r w:rsidRPr="00AC2398">
        <w:rPr>
          <w:lang w:val="en-US"/>
        </w:rPr>
        <w:t>varchar</w:t>
      </w:r>
      <w:proofErr w:type="spellEnd"/>
      <w:r w:rsidRPr="00AC2398">
        <w:rPr>
          <w:lang w:val="en-US"/>
        </w:rPr>
        <w:t>(255) NOT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`</w:t>
      </w:r>
      <w:proofErr w:type="spellStart"/>
      <w:r w:rsidRPr="00AC2398">
        <w:rPr>
          <w:lang w:val="en-US"/>
        </w:rPr>
        <w:t>type_hours_id</w:t>
      </w:r>
      <w:proofErr w:type="spellEnd"/>
      <w:r w:rsidRPr="00AC2398">
        <w:rPr>
          <w:lang w:val="en-US"/>
        </w:rPr>
        <w:t xml:space="preserve">` </w:t>
      </w:r>
      <w:proofErr w:type="spellStart"/>
      <w:proofErr w:type="gramStart"/>
      <w:r w:rsidRPr="00AC2398">
        <w:rPr>
          <w:lang w:val="en-US"/>
        </w:rPr>
        <w:t>bigint</w:t>
      </w:r>
      <w:proofErr w:type="spellEnd"/>
      <w:r w:rsidRPr="00AC2398">
        <w:rPr>
          <w:lang w:val="en-US"/>
        </w:rPr>
        <w:t>(</w:t>
      </w:r>
      <w:proofErr w:type="gramEnd"/>
      <w:r w:rsidRPr="00AC2398">
        <w:rPr>
          <w:lang w:val="en-US"/>
        </w:rPr>
        <w:t>20) DEFAULT NULL,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PRIMARY KEY (`id`),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lastRenderedPageBreak/>
        <w:t xml:space="preserve">  KEY `FKEE8357DCCEE3EE0F` (`</w:t>
      </w:r>
      <w:proofErr w:type="spellStart"/>
      <w:r w:rsidRPr="00AC2398">
        <w:rPr>
          <w:lang w:val="en-US"/>
        </w:rPr>
        <w:t>type_hours_id</w:t>
      </w:r>
      <w:proofErr w:type="spellEnd"/>
      <w:r w:rsidRPr="00AC2398">
        <w:rPr>
          <w:lang w:val="en-US"/>
        </w:rPr>
        <w:t>`),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 xml:space="preserve">  CONSTRAINT `FKEE8357DCCEE3EE0F` FOREIGN KEY (`</w:t>
      </w:r>
      <w:proofErr w:type="spellStart"/>
      <w:r w:rsidRPr="00AC2398">
        <w:rPr>
          <w:lang w:val="en-US"/>
        </w:rPr>
        <w:t>type_hours_id</w:t>
      </w:r>
      <w:proofErr w:type="spellEnd"/>
      <w:r w:rsidRPr="00AC2398">
        <w:rPr>
          <w:lang w:val="en-US"/>
        </w:rPr>
        <w:t>`) REFERENCES `</w:t>
      </w:r>
      <w:proofErr w:type="spellStart"/>
      <w:r w:rsidRPr="00AC2398">
        <w:rPr>
          <w:lang w:val="en-US"/>
        </w:rPr>
        <w:t>type_hours</w:t>
      </w:r>
      <w:proofErr w:type="spellEnd"/>
      <w:r w:rsidRPr="00AC2398">
        <w:rPr>
          <w:lang w:val="en-US"/>
        </w:rPr>
        <w:t>` (`id`)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) ENGINE=</w:t>
      </w:r>
      <w:proofErr w:type="spellStart"/>
      <w:r w:rsidRPr="00AC2398">
        <w:rPr>
          <w:lang w:val="en-US"/>
        </w:rPr>
        <w:t>InnoDB</w:t>
      </w:r>
      <w:proofErr w:type="spellEnd"/>
      <w:r w:rsidRPr="00AC2398">
        <w:rPr>
          <w:lang w:val="en-US"/>
        </w:rPr>
        <w:t xml:space="preserve"> AUTO_INCREMENT=7 DEFAULT CHARSET=utf8;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</w:t>
      </w:r>
      <w:proofErr w:type="spellStart"/>
      <w:r w:rsidRPr="00AC2398">
        <w:rPr>
          <w:lang w:val="en-US"/>
        </w:rPr>
        <w:t>character_set_client</w:t>
      </w:r>
      <w:proofErr w:type="spellEnd"/>
      <w:r w:rsidRPr="00AC2398">
        <w:rPr>
          <w:lang w:val="en-US"/>
        </w:rPr>
        <w:t xml:space="preserve"> = @</w:t>
      </w:r>
      <w:proofErr w:type="spellStart"/>
      <w:r w:rsidRPr="00AC2398">
        <w:rPr>
          <w:lang w:val="en-US"/>
        </w:rPr>
        <w:t>saved_cs_client</w:t>
      </w:r>
      <w:proofErr w:type="spellEnd"/>
      <w:r w:rsidRPr="00AC2398">
        <w:rPr>
          <w:lang w:val="en-US"/>
        </w:rPr>
        <w:t xml:space="preserve">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!40103</w:t>
      </w:r>
      <w:proofErr w:type="gramEnd"/>
      <w:r w:rsidRPr="00AC2398">
        <w:rPr>
          <w:lang w:val="en-US"/>
        </w:rPr>
        <w:t xml:space="preserve"> SET TIME_ZONE=@OLD_TIME_ZONE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SQL_MODE=@OLD_SQL_MODE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!40014</w:t>
      </w:r>
      <w:proofErr w:type="gramEnd"/>
      <w:r w:rsidRPr="00AC2398">
        <w:rPr>
          <w:lang w:val="en-US"/>
        </w:rPr>
        <w:t xml:space="preserve"> SET FOREIGN_KEY_CHECKS=@OLD_FOREIGN_KEY_CHECKS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!40014</w:t>
      </w:r>
      <w:proofErr w:type="gramEnd"/>
      <w:r w:rsidRPr="00AC2398">
        <w:rPr>
          <w:lang w:val="en-US"/>
        </w:rPr>
        <w:t xml:space="preserve"> SET UNIQUE_CHECKS=@OLD_UNIQUE_CHECKS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CHARACTER_SET_CLIENT=@OLD_CHARACTER_SET_CLIENT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CHARACTER_SET_RESULTS=@OLD_CHARACTER_SET_RESULTS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!40101</w:t>
      </w:r>
      <w:proofErr w:type="gramEnd"/>
      <w:r w:rsidRPr="00AC2398">
        <w:rPr>
          <w:lang w:val="en-US"/>
        </w:rPr>
        <w:t xml:space="preserve"> SET COLLATION_CONNECTION=@OLD_COLLATION_CONNECTION */;</w:t>
      </w:r>
    </w:p>
    <w:p w:rsidR="00AC2398" w:rsidRPr="00AC2398" w:rsidRDefault="00AC2398" w:rsidP="00AC2398">
      <w:pPr>
        <w:pStyle w:val="SQL"/>
        <w:rPr>
          <w:lang w:val="en-US"/>
        </w:rPr>
      </w:pPr>
      <w:r w:rsidRPr="00AC2398">
        <w:rPr>
          <w:lang w:val="en-US"/>
        </w:rPr>
        <w:t>/*</w:t>
      </w:r>
      <w:proofErr w:type="gramStart"/>
      <w:r w:rsidRPr="00AC2398">
        <w:rPr>
          <w:lang w:val="en-US"/>
        </w:rPr>
        <w:t>!40111</w:t>
      </w:r>
      <w:proofErr w:type="gramEnd"/>
      <w:r w:rsidRPr="00AC2398">
        <w:rPr>
          <w:lang w:val="en-US"/>
        </w:rPr>
        <w:t xml:space="preserve"> SET SQL_NOTES=@OLD_SQL_NOTES */;</w:t>
      </w:r>
    </w:p>
    <w:p w:rsidR="00AC2398" w:rsidRPr="00AC2398" w:rsidRDefault="00AC2398" w:rsidP="00AC2398">
      <w:pPr>
        <w:pStyle w:val="SQL"/>
        <w:rPr>
          <w:lang w:val="en-US"/>
        </w:rPr>
      </w:pPr>
    </w:p>
    <w:p w:rsidR="00D23037" w:rsidRPr="00AE66B5" w:rsidRDefault="00AC2398" w:rsidP="00AC2398">
      <w:pPr>
        <w:pStyle w:val="SQL"/>
      </w:pPr>
      <w:r>
        <w:t xml:space="preserve">-- </w:t>
      </w:r>
      <w:proofErr w:type="spellStart"/>
      <w:r>
        <w:t>Dump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2012-11-18 12:00:06</w:t>
      </w:r>
    </w:p>
    <w:p w:rsidR="00AC2398" w:rsidRPr="00AE66B5" w:rsidRDefault="00AC2398" w:rsidP="00AC2398">
      <w:pPr>
        <w:pStyle w:val="SQL"/>
      </w:pPr>
    </w:p>
    <w:p w:rsidR="00AC2398" w:rsidRPr="00AE66B5" w:rsidRDefault="00AC2398" w:rsidP="00AC2398"/>
    <w:p w:rsidR="00AF2070" w:rsidRDefault="00AF2070">
      <w:pPr>
        <w:spacing w:after="200" w:line="276" w:lineRule="auto"/>
        <w:ind w:firstLine="0"/>
        <w:jc w:val="left"/>
      </w:pPr>
      <w:r>
        <w:br w:type="page"/>
      </w:r>
    </w:p>
    <w:p w:rsidR="00AF2070" w:rsidRDefault="00AF2070" w:rsidP="00AE66B5">
      <w:pPr>
        <w:pStyle w:val="1"/>
      </w:pPr>
      <w:r w:rsidRPr="0040222C">
        <w:lastRenderedPageBreak/>
        <w:t>Разработка</w:t>
      </w:r>
      <w:r>
        <w:t xml:space="preserve"> приложения</w:t>
      </w:r>
    </w:p>
    <w:p w:rsidR="00961EC1" w:rsidRDefault="00961EC1" w:rsidP="00961EC1">
      <w:r>
        <w:t>Программа состоит из следующих функциональных модулей:</w:t>
      </w:r>
    </w:p>
    <w:p w:rsidR="00961EC1" w:rsidRDefault="00961EC1" w:rsidP="00961EC1">
      <w:pPr>
        <w:numPr>
          <w:ilvl w:val="0"/>
          <w:numId w:val="23"/>
        </w:numPr>
      </w:pPr>
      <w:r>
        <w:t>главный модуль, обеспечивающий добавление, удаление и редактирование работы сотрудников на графике, а также совместную работу всех модулей;</w:t>
      </w:r>
    </w:p>
    <w:p w:rsidR="00961EC1" w:rsidRDefault="00961EC1" w:rsidP="00961EC1">
      <w:pPr>
        <w:numPr>
          <w:ilvl w:val="0"/>
          <w:numId w:val="23"/>
        </w:numPr>
      </w:pPr>
      <w:r>
        <w:t>модуль ввода различных данных для создания графика и отчетности;</w:t>
      </w:r>
    </w:p>
    <w:p w:rsidR="00961EC1" w:rsidRDefault="00961EC1" w:rsidP="00961EC1">
      <w:pPr>
        <w:numPr>
          <w:ilvl w:val="0"/>
          <w:numId w:val="23"/>
        </w:numPr>
      </w:pPr>
      <w:r>
        <w:t xml:space="preserve">модуль импорта сотрудников из </w:t>
      </w:r>
      <w:r>
        <w:rPr>
          <w:lang w:val="en-US"/>
        </w:rPr>
        <w:t>XLS</w:t>
      </w:r>
      <w:r w:rsidRPr="00981051">
        <w:t>-</w:t>
      </w:r>
      <w:r>
        <w:t>файла, обеспечивает автоматизированное управление сотрудниками;</w:t>
      </w:r>
    </w:p>
    <w:p w:rsidR="00961EC1" w:rsidRDefault="00961EC1" w:rsidP="00961EC1">
      <w:pPr>
        <w:numPr>
          <w:ilvl w:val="0"/>
          <w:numId w:val="23"/>
        </w:numPr>
      </w:pPr>
      <w:r>
        <w:t>модуль построения табелей по областям, где работали сотрудники;</w:t>
      </w:r>
    </w:p>
    <w:p w:rsidR="00961EC1" w:rsidRDefault="00961EC1" w:rsidP="00961EC1">
      <w:pPr>
        <w:numPr>
          <w:ilvl w:val="0"/>
          <w:numId w:val="23"/>
        </w:numPr>
      </w:pPr>
      <w:r>
        <w:t>модуль хранения настроек приложения;</w:t>
      </w:r>
    </w:p>
    <w:p w:rsidR="00961EC1" w:rsidRDefault="00961EC1" w:rsidP="00961EC1">
      <w:pPr>
        <w:numPr>
          <w:ilvl w:val="0"/>
          <w:numId w:val="23"/>
        </w:numPr>
      </w:pPr>
      <w:r>
        <w:t>модуль хранения настроек для построения отчетности;</w:t>
      </w:r>
    </w:p>
    <w:p w:rsidR="00961EC1" w:rsidRDefault="00961EC1" w:rsidP="00961EC1">
      <w:pPr>
        <w:numPr>
          <w:ilvl w:val="0"/>
          <w:numId w:val="23"/>
        </w:numPr>
      </w:pPr>
      <w:r>
        <w:t>модуль авторизации, обеспечивает защиту данных от неавторизованных пользователей.</w:t>
      </w:r>
    </w:p>
    <w:p w:rsidR="00FF5009" w:rsidRDefault="00961EC1" w:rsidP="003243A6">
      <w:r>
        <w:t xml:space="preserve">Программа написана на </w:t>
      </w:r>
      <w:proofErr w:type="spellStart"/>
      <w:r>
        <w:t>фреймворке</w:t>
      </w:r>
      <w:proofErr w:type="spellEnd"/>
      <w:r>
        <w:t xml:space="preserve"> </w:t>
      </w:r>
      <w:r>
        <w:rPr>
          <w:lang w:val="en-US"/>
        </w:rPr>
        <w:t>Grails</w:t>
      </w:r>
      <w:r w:rsidR="00BF0AA7" w:rsidRPr="00BF0AA7">
        <w:t xml:space="preserve"> 2.0.4</w:t>
      </w:r>
      <w:r>
        <w:t xml:space="preserve">, </w:t>
      </w:r>
      <w:proofErr w:type="gramStart"/>
      <w:r>
        <w:t>который</w:t>
      </w:r>
      <w:proofErr w:type="gramEnd"/>
      <w:r>
        <w:t xml:space="preserve"> для взаимодействия с БД использует библиотеку </w:t>
      </w:r>
      <w:r>
        <w:rPr>
          <w:lang w:val="en-US"/>
        </w:rPr>
        <w:t>Hibernate</w:t>
      </w:r>
      <w:r w:rsidR="0064109F" w:rsidRPr="0064109F">
        <w:t xml:space="preserve"> 3.6.10</w:t>
      </w:r>
      <w:r w:rsidRPr="00961EC1">
        <w:t xml:space="preserve">. </w:t>
      </w:r>
      <w:proofErr w:type="gramStart"/>
      <w:r>
        <w:rPr>
          <w:lang w:val="en-US"/>
        </w:rPr>
        <w:t>Hibernate</w:t>
      </w:r>
      <w:proofErr w:type="gramEnd"/>
      <w:r w:rsidRPr="00961EC1">
        <w:t xml:space="preserve"> </w:t>
      </w:r>
      <w:r>
        <w:t xml:space="preserve">позволяет абстрагироваться от БД и работать не с таблицами, а с объектами. </w:t>
      </w:r>
      <w:proofErr w:type="gramStart"/>
      <w:r>
        <w:t>Это в свою очередь</w:t>
      </w:r>
      <w:r w:rsidR="0064109F" w:rsidRPr="0064109F">
        <w:t>,</w:t>
      </w:r>
      <w:r>
        <w:t xml:space="preserve"> позволяет не привязываться к конкретной СУБД, а использовать любую, которую поддерживает </w:t>
      </w:r>
      <w:r>
        <w:rPr>
          <w:lang w:val="en-US"/>
        </w:rPr>
        <w:t>Hibernate</w:t>
      </w:r>
      <w:r>
        <w:t xml:space="preserve"> (все популярные БД и не очень, </w:t>
      </w:r>
      <w:r>
        <w:rPr>
          <w:lang w:val="en-US"/>
        </w:rPr>
        <w:t>Hibernate</w:t>
      </w:r>
      <w:r w:rsidRPr="00961EC1">
        <w:t xml:space="preserve"> </w:t>
      </w:r>
      <w:r>
        <w:t>поддерживает, например:</w:t>
      </w:r>
      <w:proofErr w:type="gramEnd"/>
      <w:r>
        <w:t xml:space="preserve"> </w:t>
      </w:r>
      <w:proofErr w:type="gramStart"/>
      <w:r>
        <w:rPr>
          <w:lang w:val="en-US"/>
        </w:rPr>
        <w:t>MySQL</w:t>
      </w:r>
      <w:r w:rsidRPr="00961EC1">
        <w:t xml:space="preserve">, </w:t>
      </w:r>
      <w:r>
        <w:rPr>
          <w:lang w:val="en-US"/>
        </w:rPr>
        <w:t>MS</w:t>
      </w:r>
      <w:r w:rsidRPr="00961EC1">
        <w:t xml:space="preserve"> </w:t>
      </w:r>
      <w:r>
        <w:rPr>
          <w:lang w:val="en-US"/>
        </w:rPr>
        <w:t>SQL</w:t>
      </w:r>
      <w:r w:rsidRPr="00961EC1">
        <w:t xml:space="preserve">, </w:t>
      </w:r>
      <w:r>
        <w:rPr>
          <w:lang w:val="en-US"/>
        </w:rPr>
        <w:t>Oracle</w:t>
      </w:r>
      <w:r w:rsidRPr="00961EC1">
        <w:t xml:space="preserve">, </w:t>
      </w:r>
      <w:r>
        <w:rPr>
          <w:lang w:val="en-US"/>
        </w:rPr>
        <w:t>DB</w:t>
      </w:r>
      <w:r w:rsidRPr="00961EC1">
        <w:t xml:space="preserve"> 2, </w:t>
      </w:r>
      <w:proofErr w:type="spellStart"/>
      <w:r>
        <w:rPr>
          <w:lang w:val="en-US"/>
        </w:rPr>
        <w:t>PostgreSQL</w:t>
      </w:r>
      <w:proofErr w:type="spellEnd"/>
      <w:r w:rsidRPr="00961EC1">
        <w:t xml:space="preserve"> </w:t>
      </w:r>
      <w:r>
        <w:t>и т.д.).</w:t>
      </w:r>
      <w:proofErr w:type="gramEnd"/>
    </w:p>
    <w:p w:rsidR="00961EC1" w:rsidRDefault="00961EC1" w:rsidP="003243A6">
      <w:proofErr w:type="gramStart"/>
      <w:r>
        <w:rPr>
          <w:lang w:val="en-US"/>
        </w:rPr>
        <w:t>Grails</w:t>
      </w:r>
      <w:r w:rsidRPr="00961EC1">
        <w:t xml:space="preserve"> </w:t>
      </w:r>
      <w:r>
        <w:t xml:space="preserve">использует шаблонное построение страниц для создания, просмотра, редактирования и удаления </w:t>
      </w:r>
      <w:r w:rsidR="00C67431">
        <w:t>объектов.</w:t>
      </w:r>
      <w:proofErr w:type="gramEnd"/>
      <w:r w:rsidR="00C67431">
        <w:t xml:space="preserve"> Э</w:t>
      </w:r>
      <w:r>
        <w:t>то означает, что внешнее представление и логика рабо</w:t>
      </w:r>
      <w:r w:rsidR="00C67431">
        <w:t>ты для всех объектов одинаковая.</w:t>
      </w:r>
      <w:r>
        <w:t xml:space="preserve"> </w:t>
      </w:r>
      <w:r w:rsidR="00C67431">
        <w:t>Д</w:t>
      </w:r>
      <w:r>
        <w:t>остаточно</w:t>
      </w:r>
      <w:r w:rsidR="00C67431">
        <w:t xml:space="preserve"> понять, как работать с одним объектом, чтобы начать работать со всем приложением в целом.</w:t>
      </w:r>
    </w:p>
    <w:p w:rsidR="00C67431" w:rsidRPr="00C67431" w:rsidRDefault="00C67431" w:rsidP="003243A6">
      <w:r>
        <w:t xml:space="preserve">В приложении используется система авторизации, она построена на фильтрах. При обращении к любой странице, сначала фильтр перехватывает управление, делает проверки и только если все проверки пройдены, он выдает пользователю запрашиваемую страницу. Такой подход позволяет сосредоточить всю логику работы системы безопасности в одном месте, а не разносить ее по всем страницам. Такое удобство работы достигается использованием библиотеки </w:t>
      </w:r>
      <w:r>
        <w:rPr>
          <w:lang w:val="en-US"/>
        </w:rPr>
        <w:t>Spring</w:t>
      </w:r>
      <w:r w:rsidR="0064109F" w:rsidRPr="00AE66B5">
        <w:t xml:space="preserve"> 3.1.0</w:t>
      </w:r>
      <w:r w:rsidRPr="00C67431">
        <w:t>.</w:t>
      </w:r>
    </w:p>
    <w:p w:rsidR="00CC6FC4" w:rsidRDefault="00CC6FC4">
      <w:pPr>
        <w:spacing w:after="200" w:line="276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142BB" w:rsidRPr="00001F3E" w:rsidRDefault="00A142BB" w:rsidP="00A142BB">
      <w:pPr>
        <w:jc w:val="center"/>
        <w:rPr>
          <w:sz w:val="28"/>
          <w:szCs w:val="28"/>
        </w:rPr>
      </w:pPr>
      <w:r w:rsidRPr="00001F3E">
        <w:rPr>
          <w:sz w:val="28"/>
          <w:szCs w:val="28"/>
        </w:rPr>
        <w:lastRenderedPageBreak/>
        <w:t>ГОУ ВПО</w:t>
      </w:r>
    </w:p>
    <w:p w:rsidR="00A142BB" w:rsidRPr="00001F3E" w:rsidRDefault="00A142BB" w:rsidP="00A142BB">
      <w:pPr>
        <w:jc w:val="center"/>
        <w:rPr>
          <w:sz w:val="28"/>
          <w:szCs w:val="28"/>
        </w:rPr>
      </w:pPr>
      <w:r w:rsidRPr="00001F3E">
        <w:rPr>
          <w:sz w:val="28"/>
          <w:szCs w:val="28"/>
        </w:rPr>
        <w:t>Уфимский государственный авиационный технический университет</w:t>
      </w:r>
    </w:p>
    <w:p w:rsidR="00A142BB" w:rsidRPr="00001F3E" w:rsidRDefault="00A142BB" w:rsidP="00A142BB">
      <w:pPr>
        <w:jc w:val="center"/>
        <w:rPr>
          <w:sz w:val="28"/>
          <w:szCs w:val="28"/>
        </w:rPr>
      </w:pPr>
    </w:p>
    <w:p w:rsidR="00A142BB" w:rsidRPr="00001F3E" w:rsidRDefault="00A142BB" w:rsidP="00A142B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Кафедра </w:t>
      </w:r>
      <w:r w:rsidRPr="00001F3E">
        <w:rPr>
          <w:sz w:val="28"/>
          <w:szCs w:val="28"/>
        </w:rPr>
        <w:t>вычислительной математики и кибернетики</w:t>
      </w:r>
    </w:p>
    <w:p w:rsidR="00A142BB" w:rsidRDefault="00A142BB" w:rsidP="00A142BB">
      <w:pPr>
        <w:pStyle w:val="pub14TNRC"/>
      </w:pPr>
    </w:p>
    <w:p w:rsidR="00A142BB" w:rsidRDefault="00A142BB" w:rsidP="00A142BB">
      <w:pPr>
        <w:pStyle w:val="pub14TNRC"/>
      </w:pPr>
    </w:p>
    <w:p w:rsidR="00A142BB" w:rsidRDefault="00A142BB" w:rsidP="00A142BB">
      <w:pPr>
        <w:pStyle w:val="pub14TNRC"/>
      </w:pPr>
    </w:p>
    <w:p w:rsidR="00A142BB" w:rsidRDefault="00A142BB" w:rsidP="00A142BB">
      <w:pPr>
        <w:pStyle w:val="pub14TNRC"/>
      </w:pPr>
    </w:p>
    <w:p w:rsidR="00A142BB" w:rsidRDefault="00A142BB" w:rsidP="00A142BB">
      <w:pPr>
        <w:pStyle w:val="pub14TNRC"/>
      </w:pPr>
    </w:p>
    <w:p w:rsidR="00A142BB" w:rsidRDefault="00A142BB" w:rsidP="00A142BB">
      <w:pPr>
        <w:pStyle w:val="pub14TNRC"/>
      </w:pPr>
    </w:p>
    <w:p w:rsidR="00A142BB" w:rsidRDefault="00A142BB" w:rsidP="00A142BB">
      <w:pPr>
        <w:pStyle w:val="pub14TNRC"/>
      </w:pPr>
    </w:p>
    <w:p w:rsidR="00A142BB" w:rsidRDefault="00A142BB" w:rsidP="00A142BB">
      <w:pPr>
        <w:pStyle w:val="pub14TNRC"/>
      </w:pPr>
    </w:p>
    <w:p w:rsidR="00A142BB" w:rsidRDefault="00A142BB" w:rsidP="00A142BB">
      <w:pPr>
        <w:pStyle w:val="pub14TNRC"/>
        <w:ind w:firstLine="0"/>
        <w:jc w:val="center"/>
        <w:rPr>
          <w:b/>
          <w:bCs/>
        </w:rPr>
      </w:pPr>
      <w:r>
        <w:rPr>
          <w:b/>
          <w:bCs/>
        </w:rPr>
        <w:t>Программный продукт</w:t>
      </w:r>
    </w:p>
    <w:p w:rsidR="00A142BB" w:rsidRDefault="00A142BB" w:rsidP="00A142BB">
      <w:pPr>
        <w:pStyle w:val="pub14TNRC"/>
        <w:ind w:firstLine="0"/>
        <w:jc w:val="center"/>
      </w:pPr>
      <w:r>
        <w:rPr>
          <w:b/>
          <w:bCs/>
        </w:rPr>
        <w:t>«Автоматизированная система построения рейтингов»</w:t>
      </w:r>
    </w:p>
    <w:p w:rsidR="00A142BB" w:rsidRDefault="00A142BB" w:rsidP="00A142BB">
      <w:pPr>
        <w:pStyle w:val="pub14TNRC"/>
        <w:jc w:val="center"/>
      </w:pPr>
    </w:p>
    <w:p w:rsidR="00A142BB" w:rsidRDefault="00A142BB" w:rsidP="00A142BB">
      <w:pPr>
        <w:pStyle w:val="pub14TNRC"/>
        <w:ind w:firstLine="0"/>
      </w:pPr>
    </w:p>
    <w:p w:rsidR="00A142BB" w:rsidRPr="00C61FD8" w:rsidRDefault="00A142BB" w:rsidP="006224F8">
      <w:pPr>
        <w:pStyle w:val="1"/>
      </w:pPr>
      <w:bookmarkStart w:id="246" w:name="_Toc9856792"/>
      <w:bookmarkStart w:id="247" w:name="_Toc12270950"/>
      <w:r w:rsidRPr="00C61FD8">
        <w:t>Руководство пользователя</w:t>
      </w:r>
      <w:bookmarkEnd w:id="246"/>
      <w:bookmarkEnd w:id="247"/>
    </w:p>
    <w:p w:rsidR="00A142BB" w:rsidRDefault="00A142BB" w:rsidP="00A142BB">
      <w:pPr>
        <w:pStyle w:val="pub14TNRC"/>
        <w:jc w:val="center"/>
      </w:pPr>
    </w:p>
    <w:p w:rsidR="00A142BB" w:rsidRDefault="00A142BB" w:rsidP="00A142BB">
      <w:pPr>
        <w:pStyle w:val="pub14TNRC"/>
        <w:ind w:firstLine="0"/>
        <w:jc w:val="center"/>
      </w:pPr>
      <w:r w:rsidRPr="0094036A">
        <w:rPr>
          <w:b/>
          <w:bCs/>
          <w:highlight w:val="yellow"/>
          <w:rPrChange w:id="248" w:author="phpusr phpusr" w:date="2012-11-28T16:14:00Z">
            <w:rPr>
              <w:b/>
              <w:bCs/>
              <w:highlight w:val="yellow"/>
            </w:rPr>
          </w:rPrChange>
        </w:rPr>
        <w:t>Листов</w:t>
      </w:r>
      <w:bookmarkStart w:id="249" w:name="_GoBack"/>
      <w:bookmarkEnd w:id="249"/>
      <w:r w:rsidRPr="0094036A">
        <w:rPr>
          <w:b/>
          <w:bCs/>
          <w:highlight w:val="yellow"/>
          <w:rPrChange w:id="250" w:author="phpusr phpusr" w:date="2012-11-28T16:14:00Z">
            <w:rPr>
              <w:b/>
              <w:bCs/>
              <w:highlight w:val="yellow"/>
            </w:rPr>
          </w:rPrChange>
        </w:rPr>
        <w:t xml:space="preserve"> 1</w:t>
      </w:r>
      <w:del w:id="251" w:author="phpusr phpusr" w:date="2012-11-28T16:14:00Z">
        <w:r w:rsidRPr="0094036A" w:rsidDel="0094036A">
          <w:rPr>
            <w:b/>
            <w:bCs/>
            <w:highlight w:val="yellow"/>
            <w:rPrChange w:id="252" w:author="phpusr phpusr" w:date="2012-11-28T16:14:00Z">
              <w:rPr>
                <w:b/>
                <w:bCs/>
                <w:highlight w:val="yellow"/>
              </w:rPr>
            </w:rPrChange>
          </w:rPr>
          <w:delText>6</w:delText>
        </w:r>
      </w:del>
      <w:ins w:id="253" w:author="phpusr phpusr" w:date="2012-11-28T16:14:00Z">
        <w:r w:rsidR="0094036A" w:rsidRPr="0094036A">
          <w:rPr>
            <w:b/>
            <w:bCs/>
            <w:highlight w:val="yellow"/>
            <w:rPrChange w:id="254" w:author="phpusr phpusr" w:date="2012-11-28T16:14:00Z">
              <w:rPr>
                <w:b/>
                <w:bCs/>
              </w:rPr>
            </w:rPrChange>
          </w:rPr>
          <w:t>2</w:t>
        </w:r>
      </w:ins>
    </w:p>
    <w:p w:rsidR="00A142BB" w:rsidRDefault="00A142BB" w:rsidP="00A142BB">
      <w:pPr>
        <w:pStyle w:val="pub14TNRC"/>
      </w:pPr>
    </w:p>
    <w:p w:rsidR="00A142BB" w:rsidRDefault="00A142BB" w:rsidP="00A142BB">
      <w:pPr>
        <w:pStyle w:val="pub14TNRC"/>
      </w:pPr>
    </w:p>
    <w:p w:rsidR="00A142BB" w:rsidRDefault="00A142BB" w:rsidP="00A142BB">
      <w:pPr>
        <w:pStyle w:val="pub14TNRC"/>
      </w:pPr>
    </w:p>
    <w:p w:rsidR="00A142BB" w:rsidRDefault="00A142BB" w:rsidP="00A142BB">
      <w:pPr>
        <w:pStyle w:val="pub14TNRC"/>
      </w:pPr>
    </w:p>
    <w:p w:rsidR="00A142BB" w:rsidRDefault="00A142BB" w:rsidP="00A142BB">
      <w:pPr>
        <w:pStyle w:val="pub14TNRC"/>
      </w:pPr>
    </w:p>
    <w:p w:rsidR="00A142BB" w:rsidRDefault="00A142BB" w:rsidP="00A142BB">
      <w:pPr>
        <w:pStyle w:val="pub14TNRC"/>
      </w:pPr>
    </w:p>
    <w:p w:rsidR="00A142BB" w:rsidRDefault="00A142BB" w:rsidP="00A142BB">
      <w:pPr>
        <w:pStyle w:val="pub14TNRC"/>
      </w:pPr>
    </w:p>
    <w:p w:rsidR="00A142BB" w:rsidRDefault="00A142BB" w:rsidP="00A142BB">
      <w:pPr>
        <w:pStyle w:val="pub14TNRC"/>
      </w:pPr>
    </w:p>
    <w:p w:rsidR="00A142BB" w:rsidRDefault="00A142BB" w:rsidP="00A142BB">
      <w:pPr>
        <w:pStyle w:val="pub14TNRC"/>
      </w:pPr>
    </w:p>
    <w:p w:rsidR="00A142BB" w:rsidRPr="002A0C2B" w:rsidRDefault="00A142BB" w:rsidP="00A142BB">
      <w:pPr>
        <w:pStyle w:val="pub14TNRC"/>
        <w:ind w:firstLine="0"/>
        <w:jc w:val="center"/>
      </w:pPr>
      <w:r>
        <w:t>20</w:t>
      </w:r>
      <w:r w:rsidR="00041461">
        <w:t>12</w:t>
      </w:r>
    </w:p>
    <w:p w:rsidR="0044182D" w:rsidRDefault="0044182D">
      <w:pPr>
        <w:spacing w:after="200" w:line="276" w:lineRule="auto"/>
        <w:ind w:firstLine="0"/>
        <w:jc w:val="left"/>
      </w:pPr>
      <w:r>
        <w:br w:type="page"/>
      </w:r>
    </w:p>
    <w:p w:rsidR="0044182D" w:rsidRDefault="0044182D" w:rsidP="0044182D">
      <w:pPr>
        <w:pStyle w:val="3"/>
        <w:tabs>
          <w:tab w:val="clear" w:pos="1800"/>
        </w:tabs>
        <w:spacing w:line="360" w:lineRule="auto"/>
        <w:ind w:left="1077" w:firstLine="0"/>
      </w:pPr>
      <w:bookmarkStart w:id="255" w:name="_Hlk340913884"/>
      <w:r>
        <w:lastRenderedPageBreak/>
        <w:t>Аннотация</w:t>
      </w:r>
    </w:p>
    <w:p w:rsidR="0044182D" w:rsidRDefault="0044182D" w:rsidP="0044182D">
      <w:bookmarkStart w:id="256" w:name="_Hlk340918841"/>
      <w:r>
        <w:t xml:space="preserve">Программный продукт (ПП) </w:t>
      </w:r>
      <w:r w:rsidRPr="00846D45">
        <w:t>«</w:t>
      </w:r>
      <w:r w:rsidR="00C4667D" w:rsidRPr="0094036A">
        <w:rPr>
          <w:rPrChange w:id="257" w:author="phpusr phpusr" w:date="2012-11-28T16:09:00Z">
            <w:rPr>
              <w:highlight w:val="yellow"/>
            </w:rPr>
          </w:rPrChange>
        </w:rPr>
        <w:t>Автоматизированная система построения графика работы на площадках добычи нефти</w:t>
      </w:r>
      <w:r w:rsidRPr="00846D45">
        <w:t>»</w:t>
      </w:r>
      <w:r>
        <w:t xml:space="preserve"> предназначен для построения графика работы сотрудников на площадках добычи нефти.</w:t>
      </w:r>
    </w:p>
    <w:p w:rsidR="0044182D" w:rsidRDefault="0044182D" w:rsidP="0044182D">
      <w:r>
        <w:t xml:space="preserve">Кроме того, программа может применяться для построения табелей работы сотрудников по </w:t>
      </w:r>
      <w:r w:rsidR="00BC69EE">
        <w:t>областям</w:t>
      </w:r>
      <w:r>
        <w:t>.</w:t>
      </w:r>
    </w:p>
    <w:p w:rsidR="0044182D" w:rsidRDefault="0044182D" w:rsidP="0044182D">
      <w:pPr>
        <w:rPr>
          <w:b/>
        </w:rPr>
      </w:pPr>
      <w:r>
        <w:t>ПП может использоваться для решения как практических, так и исследовательских задач.</w:t>
      </w:r>
    </w:p>
    <w:bookmarkEnd w:id="256"/>
    <w:p w:rsidR="0044182D" w:rsidRDefault="0044182D" w:rsidP="0044182D">
      <w:r>
        <w:t>Данный документ описывает:</w:t>
      </w:r>
    </w:p>
    <w:p w:rsidR="0044182D" w:rsidRDefault="0044182D" w:rsidP="0044182D">
      <w:pPr>
        <w:numPr>
          <w:ilvl w:val="0"/>
          <w:numId w:val="4"/>
        </w:numPr>
      </w:pPr>
      <w:r>
        <w:t>наименование, краткую характеристику области применения программного продукта;</w:t>
      </w:r>
    </w:p>
    <w:p w:rsidR="0044182D" w:rsidRDefault="0044182D" w:rsidP="0044182D">
      <w:pPr>
        <w:numPr>
          <w:ilvl w:val="0"/>
          <w:numId w:val="4"/>
        </w:numPr>
      </w:pPr>
      <w:r>
        <w:t>основание для разработки программного продукта;</w:t>
      </w:r>
    </w:p>
    <w:p w:rsidR="0044182D" w:rsidRDefault="0044182D" w:rsidP="0044182D">
      <w:pPr>
        <w:numPr>
          <w:ilvl w:val="0"/>
          <w:numId w:val="4"/>
        </w:numPr>
      </w:pPr>
      <w:r>
        <w:t>назначение разработки, в котором указано функциональное назначение программного продукта;</w:t>
      </w:r>
    </w:p>
    <w:p w:rsidR="0044182D" w:rsidRDefault="0044182D" w:rsidP="0044182D">
      <w:pPr>
        <w:numPr>
          <w:ilvl w:val="0"/>
          <w:numId w:val="4"/>
        </w:numPr>
      </w:pPr>
      <w:r>
        <w:t>требования к программному продукту;</w:t>
      </w:r>
    </w:p>
    <w:p w:rsidR="0044182D" w:rsidRDefault="0044182D" w:rsidP="0044182D">
      <w:pPr>
        <w:numPr>
          <w:ilvl w:val="0"/>
          <w:numId w:val="4"/>
        </w:numPr>
      </w:pPr>
      <w:r>
        <w:t>состав программной документации.</w:t>
      </w:r>
    </w:p>
    <w:bookmarkEnd w:id="255"/>
    <w:p w:rsidR="00383C94" w:rsidRDefault="00383C94">
      <w:pPr>
        <w:spacing w:after="200" w:line="276" w:lineRule="auto"/>
        <w:ind w:firstLine="0"/>
        <w:jc w:val="left"/>
      </w:pPr>
      <w:r>
        <w:br w:type="page"/>
      </w:r>
    </w:p>
    <w:p w:rsidR="00383C94" w:rsidRDefault="00383C94" w:rsidP="00383C94">
      <w:pPr>
        <w:pStyle w:val="3"/>
        <w:numPr>
          <w:ilvl w:val="2"/>
          <w:numId w:val="0"/>
        </w:numPr>
        <w:tabs>
          <w:tab w:val="num" w:pos="1800"/>
        </w:tabs>
        <w:ind w:left="1584" w:hanging="504"/>
      </w:pPr>
      <w:r>
        <w:lastRenderedPageBreak/>
        <w:t>Назначение программы</w:t>
      </w:r>
    </w:p>
    <w:p w:rsidR="00383C94" w:rsidRDefault="00383C94" w:rsidP="00383C94">
      <w:r>
        <w:t xml:space="preserve">Программный продукт (ПП) </w:t>
      </w:r>
      <w:r w:rsidRPr="00846D45">
        <w:t>«</w:t>
      </w:r>
      <w:r w:rsidR="00C4667D" w:rsidRPr="0094036A">
        <w:rPr>
          <w:rPrChange w:id="258" w:author="phpusr phpusr" w:date="2012-11-28T16:09:00Z">
            <w:rPr>
              <w:highlight w:val="yellow"/>
            </w:rPr>
          </w:rPrChange>
        </w:rPr>
        <w:t>Автоматизированная система построения графика работы на площадках добычи нефти</w:t>
      </w:r>
      <w:r w:rsidRPr="00846D45">
        <w:t>»</w:t>
      </w:r>
      <w:r>
        <w:t xml:space="preserve"> предназначен для построения графика работы сотрудников на площадках добычи нефти.</w:t>
      </w:r>
    </w:p>
    <w:p w:rsidR="00383C94" w:rsidRDefault="00383C94" w:rsidP="00383C94">
      <w:r>
        <w:t xml:space="preserve">Кроме того, программа может применяться для построения табелей работы сотрудников по </w:t>
      </w:r>
      <w:r w:rsidR="00BC69EE">
        <w:t>областям</w:t>
      </w:r>
      <w:r>
        <w:t>.</w:t>
      </w:r>
    </w:p>
    <w:p w:rsidR="00383C94" w:rsidRDefault="00383C94" w:rsidP="00383C94">
      <w:pPr>
        <w:rPr>
          <w:b/>
        </w:rPr>
      </w:pPr>
    </w:p>
    <w:p w:rsidR="00383C94" w:rsidRDefault="00383C94" w:rsidP="00383C94">
      <w:pPr>
        <w:pStyle w:val="3"/>
        <w:numPr>
          <w:ilvl w:val="2"/>
          <w:numId w:val="0"/>
        </w:numPr>
        <w:tabs>
          <w:tab w:val="num" w:pos="1800"/>
        </w:tabs>
        <w:ind w:left="1584" w:hanging="504"/>
      </w:pPr>
      <w:r>
        <w:t>Условия выполнения программы</w:t>
      </w:r>
    </w:p>
    <w:p w:rsidR="00383C94" w:rsidRPr="002A0C2B" w:rsidRDefault="00383C94" w:rsidP="00383C94">
      <w:r>
        <w:t>Для выполнения программой заданных функций, ей необходимо следующее программно-аппаратной окружение:</w:t>
      </w:r>
    </w:p>
    <w:p w:rsidR="00383C94" w:rsidRPr="00383C94" w:rsidRDefault="00383C94" w:rsidP="00383C94">
      <w:bookmarkStart w:id="259" w:name="_Hlk341523072"/>
      <w:r>
        <w:t>Сервер:</w:t>
      </w:r>
    </w:p>
    <w:p w:rsidR="00383C94" w:rsidRDefault="00383C94" w:rsidP="00383C94">
      <w:pPr>
        <w:numPr>
          <w:ilvl w:val="0"/>
          <w:numId w:val="15"/>
        </w:numPr>
      </w:pPr>
      <w:bookmarkStart w:id="260" w:name="_Hlk340919066"/>
      <w:r>
        <w:rPr>
          <w:lang w:val="en-US"/>
        </w:rPr>
        <w:t>IBM</w:t>
      </w:r>
      <w:r>
        <w:t xml:space="preserve"> </w:t>
      </w:r>
      <w:r>
        <w:rPr>
          <w:lang w:val="en-US"/>
        </w:rPr>
        <w:t>PC</w:t>
      </w:r>
      <w:r>
        <w:t xml:space="preserve">-совместимый компьютер с процессором – </w:t>
      </w:r>
      <w:r>
        <w:rPr>
          <w:lang w:val="en-US"/>
        </w:rPr>
        <w:t>Intel</w:t>
      </w:r>
      <w:r>
        <w:rPr>
          <w:vertAlign w:val="superscript"/>
          <w:lang w:val="en-US"/>
        </w:rPr>
        <w:sym w:font="Symbol" w:char="F0D2"/>
      </w:r>
      <w:r>
        <w:t xml:space="preserve"> </w:t>
      </w:r>
      <w:r>
        <w:rPr>
          <w:lang w:val="en-US"/>
        </w:rPr>
        <w:t>Pentium</w:t>
      </w:r>
      <w:r>
        <w:rPr>
          <w:vertAlign w:val="superscript"/>
          <w:lang w:val="en-US"/>
        </w:rPr>
        <w:sym w:font="Symbol" w:char="F0D2"/>
      </w:r>
      <w:r>
        <w:t xml:space="preserve"> </w:t>
      </w:r>
      <w:r>
        <w:rPr>
          <w:lang w:val="en-US"/>
        </w:rPr>
        <w:t>IV</w:t>
      </w:r>
      <w:r>
        <w:t xml:space="preserve"> или выше;</w:t>
      </w:r>
    </w:p>
    <w:p w:rsidR="00383C94" w:rsidRDefault="00383C94" w:rsidP="00383C94">
      <w:pPr>
        <w:numPr>
          <w:ilvl w:val="0"/>
          <w:numId w:val="15"/>
        </w:numPr>
      </w:pPr>
      <w:r>
        <w:t xml:space="preserve">оперативная память – не менее </w:t>
      </w:r>
      <w:r w:rsidRPr="00383C94">
        <w:t>2048</w:t>
      </w:r>
      <w:r>
        <w:rPr>
          <w:lang w:val="en-US"/>
        </w:rPr>
        <w:t>Mb</w:t>
      </w:r>
      <w:r>
        <w:t>;</w:t>
      </w:r>
    </w:p>
    <w:p w:rsidR="00383C94" w:rsidRDefault="00383C94" w:rsidP="00383C94">
      <w:pPr>
        <w:numPr>
          <w:ilvl w:val="0"/>
          <w:numId w:val="15"/>
        </w:numPr>
      </w:pPr>
      <w:r>
        <w:t xml:space="preserve">операционная система </w:t>
      </w:r>
      <w:r>
        <w:rPr>
          <w:lang w:val="en-US"/>
        </w:rPr>
        <w:t>Microsoft</w:t>
      </w:r>
      <w:r>
        <w:rPr>
          <w:rFonts w:ascii="Brush Script MT" w:hAnsi="Brush Script MT"/>
          <w:vertAlign w:val="superscript"/>
          <w:lang w:val="en-US"/>
        </w:rPr>
        <w:sym w:font="Symbol" w:char="F0D2"/>
      </w:r>
      <w:r>
        <w:t xml:space="preserve"> </w:t>
      </w:r>
      <w:r>
        <w:rPr>
          <w:lang w:val="en-US"/>
        </w:rPr>
        <w:t>Windows</w:t>
      </w:r>
      <w:r>
        <w:rPr>
          <w:vertAlign w:val="superscript"/>
          <w:lang w:val="en-US"/>
        </w:rPr>
        <w:sym w:font="Symbol" w:char="F0D2"/>
      </w:r>
      <w:r>
        <w:t xml:space="preserve"> </w:t>
      </w:r>
      <w:r>
        <w:rPr>
          <w:lang w:val="en-US"/>
        </w:rPr>
        <w:t>XP</w:t>
      </w:r>
      <w:r w:rsidRPr="00383C94">
        <w:t xml:space="preserve"> (</w:t>
      </w:r>
      <w:r>
        <w:rPr>
          <w:lang w:val="en-US"/>
        </w:rPr>
        <w:t>Vista</w:t>
      </w:r>
      <w:r w:rsidRPr="00383C94">
        <w:t xml:space="preserve">, 7, 8), </w:t>
      </w:r>
      <w:r>
        <w:rPr>
          <w:lang w:val="en-US"/>
        </w:rPr>
        <w:t>Linux</w:t>
      </w:r>
      <w:r w:rsidRPr="00383C94">
        <w:t xml:space="preserve">, </w:t>
      </w:r>
      <w:proofErr w:type="spellStart"/>
      <w:r>
        <w:rPr>
          <w:lang w:val="en-US"/>
        </w:rPr>
        <w:t>MacOS</w:t>
      </w:r>
      <w:proofErr w:type="spellEnd"/>
      <w:r w:rsidR="00FE2AC2" w:rsidRPr="00FE2AC2">
        <w:t>;</w:t>
      </w:r>
    </w:p>
    <w:p w:rsidR="00FE2AC2" w:rsidRPr="00FE2AC2" w:rsidRDefault="00FE2AC2" w:rsidP="00383C94">
      <w:pPr>
        <w:numPr>
          <w:ilvl w:val="0"/>
          <w:numId w:val="15"/>
        </w:numPr>
      </w:pPr>
      <w:r>
        <w:t xml:space="preserve">веб-сервер </w:t>
      </w:r>
      <w:r>
        <w:rPr>
          <w:lang w:val="en-US"/>
        </w:rPr>
        <w:t>Apache Tomcat 7;</w:t>
      </w:r>
    </w:p>
    <w:p w:rsidR="00FE2AC2" w:rsidRDefault="00FE2AC2" w:rsidP="00383C94">
      <w:pPr>
        <w:numPr>
          <w:ilvl w:val="0"/>
          <w:numId w:val="15"/>
        </w:numPr>
      </w:pPr>
      <w:r>
        <w:t xml:space="preserve">сервер баз данных </w:t>
      </w:r>
      <w:r>
        <w:rPr>
          <w:lang w:val="en-US"/>
        </w:rPr>
        <w:t>MySQL</w:t>
      </w:r>
      <w:r w:rsidRPr="00FE2AC2">
        <w:t xml:space="preserve"> </w:t>
      </w:r>
      <w:r>
        <w:t>(</w:t>
      </w:r>
      <w:r>
        <w:rPr>
          <w:lang w:val="en-US"/>
        </w:rPr>
        <w:t>MS</w:t>
      </w:r>
      <w:r w:rsidRPr="00FE2AC2">
        <w:t xml:space="preserve"> </w:t>
      </w:r>
      <w:r>
        <w:rPr>
          <w:lang w:val="en-US"/>
        </w:rPr>
        <w:t>SQL</w:t>
      </w:r>
      <w:r w:rsidRPr="00FE2AC2">
        <w:t xml:space="preserve">, </w:t>
      </w:r>
      <w:r>
        <w:rPr>
          <w:lang w:val="en-US"/>
        </w:rPr>
        <w:t>DB</w:t>
      </w:r>
      <w:r w:rsidRPr="00FE2AC2">
        <w:t xml:space="preserve">2, </w:t>
      </w:r>
      <w:proofErr w:type="spellStart"/>
      <w:r>
        <w:rPr>
          <w:lang w:val="en-US"/>
        </w:rPr>
        <w:t>PostgreSQL</w:t>
      </w:r>
      <w:proofErr w:type="spellEnd"/>
      <w:r>
        <w:t>)</w:t>
      </w:r>
      <w:r w:rsidRPr="00FE2AC2">
        <w:t>.</w:t>
      </w:r>
    </w:p>
    <w:bookmarkEnd w:id="260"/>
    <w:p w:rsidR="00383C94" w:rsidRDefault="00383C94" w:rsidP="00383C94">
      <w:pPr>
        <w:rPr>
          <w:b/>
        </w:rPr>
      </w:pPr>
    </w:p>
    <w:p w:rsidR="00383C94" w:rsidRDefault="00383C94" w:rsidP="00383C94">
      <w:r>
        <w:t>Клиент:</w:t>
      </w:r>
    </w:p>
    <w:p w:rsidR="00383C94" w:rsidRDefault="00383C94" w:rsidP="00383C94">
      <w:pPr>
        <w:numPr>
          <w:ilvl w:val="0"/>
          <w:numId w:val="16"/>
        </w:numPr>
      </w:pPr>
      <w:r>
        <w:rPr>
          <w:lang w:val="en-US"/>
        </w:rPr>
        <w:t>IBM</w:t>
      </w:r>
      <w:r>
        <w:t xml:space="preserve"> </w:t>
      </w:r>
      <w:r>
        <w:rPr>
          <w:lang w:val="en-US"/>
        </w:rPr>
        <w:t>PC</w:t>
      </w:r>
      <w:r>
        <w:t xml:space="preserve">-совместимый компьютер с процессором – </w:t>
      </w:r>
      <w:r>
        <w:rPr>
          <w:lang w:val="en-US"/>
        </w:rPr>
        <w:t>Intel</w:t>
      </w:r>
      <w:r>
        <w:rPr>
          <w:vertAlign w:val="superscript"/>
          <w:lang w:val="en-US"/>
        </w:rPr>
        <w:sym w:font="Symbol" w:char="F0D2"/>
      </w:r>
      <w:r>
        <w:t xml:space="preserve"> </w:t>
      </w:r>
      <w:r>
        <w:rPr>
          <w:lang w:val="en-US"/>
        </w:rPr>
        <w:t>Pentium</w:t>
      </w:r>
      <w:r>
        <w:rPr>
          <w:vertAlign w:val="superscript"/>
          <w:lang w:val="en-US"/>
        </w:rPr>
        <w:sym w:font="Symbol" w:char="F0D2"/>
      </w:r>
      <w:r>
        <w:t xml:space="preserve"> </w:t>
      </w:r>
      <w:r w:rsidR="00FE2AC2">
        <w:rPr>
          <w:lang w:val="en-US"/>
        </w:rPr>
        <w:t>III</w:t>
      </w:r>
      <w:r>
        <w:t xml:space="preserve"> или выше;</w:t>
      </w:r>
    </w:p>
    <w:p w:rsidR="00383C94" w:rsidRDefault="00383C94" w:rsidP="00383C94">
      <w:pPr>
        <w:numPr>
          <w:ilvl w:val="0"/>
          <w:numId w:val="16"/>
        </w:numPr>
      </w:pPr>
      <w:r>
        <w:t xml:space="preserve">оперативная память – не менее </w:t>
      </w:r>
      <w:r w:rsidR="00FE2AC2" w:rsidRPr="00FE2AC2">
        <w:t>512</w:t>
      </w:r>
      <w:r>
        <w:rPr>
          <w:lang w:val="en-US"/>
        </w:rPr>
        <w:t>Mb</w:t>
      </w:r>
      <w:r>
        <w:t>;</w:t>
      </w:r>
    </w:p>
    <w:p w:rsidR="00383C94" w:rsidRDefault="00383C94" w:rsidP="00383C94">
      <w:pPr>
        <w:numPr>
          <w:ilvl w:val="0"/>
          <w:numId w:val="16"/>
        </w:numPr>
      </w:pPr>
      <w:r>
        <w:rPr>
          <w:lang w:val="en-US"/>
        </w:rPr>
        <w:t>SVGA</w:t>
      </w:r>
      <w:r>
        <w:t>-монитор</w:t>
      </w:r>
      <w:r w:rsidR="00D5722A" w:rsidRPr="00AC1F54">
        <w:t xml:space="preserve"> </w:t>
      </w:r>
      <w:r w:rsidR="00D5722A">
        <w:t xml:space="preserve">с разрешением не ниже </w:t>
      </w:r>
      <w:r w:rsidR="00D5722A" w:rsidRPr="00AC1F54">
        <w:t>1280</w:t>
      </w:r>
      <w:r w:rsidR="00D5722A">
        <w:rPr>
          <w:lang w:val="en-US"/>
        </w:rPr>
        <w:t>x</w:t>
      </w:r>
      <w:r w:rsidR="00D5722A" w:rsidRPr="00AC1F54">
        <w:t>1024</w:t>
      </w:r>
      <w:r>
        <w:t>;</w:t>
      </w:r>
    </w:p>
    <w:p w:rsidR="00383C94" w:rsidRDefault="00383C94" w:rsidP="00383C94">
      <w:pPr>
        <w:numPr>
          <w:ilvl w:val="0"/>
          <w:numId w:val="16"/>
        </w:numPr>
      </w:pPr>
      <w:r>
        <w:t>клавиатура;</w:t>
      </w:r>
    </w:p>
    <w:p w:rsidR="00383C94" w:rsidRPr="00FE2AC2" w:rsidRDefault="00383C94" w:rsidP="00383C94">
      <w:pPr>
        <w:numPr>
          <w:ilvl w:val="0"/>
          <w:numId w:val="16"/>
        </w:numPr>
      </w:pPr>
      <w:r>
        <w:t>манипулятор типа «мышь»;</w:t>
      </w:r>
    </w:p>
    <w:p w:rsidR="00FE2AC2" w:rsidRPr="00AC1F54" w:rsidRDefault="00FE2AC2" w:rsidP="00383C94">
      <w:pPr>
        <w:numPr>
          <w:ilvl w:val="0"/>
          <w:numId w:val="16"/>
        </w:numPr>
      </w:pPr>
      <w:r>
        <w:t>веб</w:t>
      </w:r>
      <w:r w:rsidRPr="00AC1F54">
        <w:t>-</w:t>
      </w:r>
      <w:r>
        <w:t>браузер</w:t>
      </w:r>
      <w:r w:rsidRPr="00AC1F54">
        <w:t xml:space="preserve"> </w:t>
      </w:r>
      <w:r>
        <w:rPr>
          <w:lang w:val="en-US"/>
        </w:rPr>
        <w:t>Google</w:t>
      </w:r>
      <w:r w:rsidRPr="00AC1F54">
        <w:t xml:space="preserve"> </w:t>
      </w:r>
      <w:r>
        <w:rPr>
          <w:lang w:val="en-US"/>
        </w:rPr>
        <w:t>Chrome</w:t>
      </w:r>
      <w:r w:rsidRPr="00AC1F54">
        <w:t xml:space="preserve">, </w:t>
      </w:r>
      <w:r>
        <w:rPr>
          <w:lang w:val="en-US"/>
        </w:rPr>
        <w:t>Opera</w:t>
      </w:r>
      <w:r w:rsidRPr="00AC1F54">
        <w:t xml:space="preserve">, </w:t>
      </w:r>
      <w:r>
        <w:rPr>
          <w:lang w:val="en-US"/>
        </w:rPr>
        <w:t>Firefox</w:t>
      </w:r>
      <w:r w:rsidRPr="00AC1F54">
        <w:t xml:space="preserve">, </w:t>
      </w:r>
      <w:r>
        <w:rPr>
          <w:lang w:val="en-US"/>
        </w:rPr>
        <w:t>IE</w:t>
      </w:r>
      <w:r w:rsidRPr="00AC1F54">
        <w:t xml:space="preserve"> (</w:t>
      </w:r>
      <w:r>
        <w:t>не</w:t>
      </w:r>
      <w:r w:rsidRPr="00AC1F54">
        <w:t xml:space="preserve"> </w:t>
      </w:r>
      <w:r>
        <w:t>ниже</w:t>
      </w:r>
      <w:r w:rsidRPr="00AC1F54">
        <w:t xml:space="preserve"> 10</w:t>
      </w:r>
      <w:r w:rsidR="00AC1F54" w:rsidRPr="00AC1F54">
        <w:t xml:space="preserve"> </w:t>
      </w:r>
      <w:r w:rsidR="00AC1F54">
        <w:t>версии</w:t>
      </w:r>
      <w:r w:rsidRPr="00AC1F54">
        <w:t>);</w:t>
      </w:r>
    </w:p>
    <w:p w:rsidR="00383C94" w:rsidRDefault="00383C94" w:rsidP="00383C94">
      <w:pPr>
        <w:numPr>
          <w:ilvl w:val="0"/>
          <w:numId w:val="16"/>
        </w:numPr>
      </w:pPr>
      <w:r>
        <w:t xml:space="preserve">операционная система </w:t>
      </w:r>
      <w:r>
        <w:rPr>
          <w:lang w:val="en-US"/>
        </w:rPr>
        <w:t>Microsoft</w:t>
      </w:r>
      <w:r>
        <w:rPr>
          <w:rFonts w:ascii="Brush Script MT" w:hAnsi="Brush Script MT"/>
          <w:vertAlign w:val="superscript"/>
          <w:lang w:val="en-US"/>
        </w:rPr>
        <w:sym w:font="Symbol" w:char="F0D2"/>
      </w:r>
      <w:r>
        <w:t xml:space="preserve"> </w:t>
      </w:r>
      <w:r>
        <w:rPr>
          <w:lang w:val="en-US"/>
        </w:rPr>
        <w:t>Windows</w:t>
      </w:r>
      <w:r>
        <w:rPr>
          <w:vertAlign w:val="superscript"/>
          <w:lang w:val="en-US"/>
        </w:rPr>
        <w:sym w:font="Symbol" w:char="F0D2"/>
      </w:r>
      <w:r>
        <w:t xml:space="preserve"> </w:t>
      </w:r>
      <w:r>
        <w:rPr>
          <w:lang w:val="en-US"/>
        </w:rPr>
        <w:t>XP</w:t>
      </w:r>
      <w:r w:rsidRPr="00383C94">
        <w:t xml:space="preserve"> (</w:t>
      </w:r>
      <w:r>
        <w:rPr>
          <w:lang w:val="en-US"/>
        </w:rPr>
        <w:t>Vista</w:t>
      </w:r>
      <w:r w:rsidRPr="00383C94">
        <w:t xml:space="preserve">, 7, 8), </w:t>
      </w:r>
      <w:r>
        <w:rPr>
          <w:lang w:val="en-US"/>
        </w:rPr>
        <w:t>Linux</w:t>
      </w:r>
      <w:r w:rsidRPr="00383C94">
        <w:t xml:space="preserve">, </w:t>
      </w:r>
      <w:proofErr w:type="spellStart"/>
      <w:r>
        <w:rPr>
          <w:lang w:val="en-US"/>
        </w:rPr>
        <w:t>MacOS</w:t>
      </w:r>
      <w:proofErr w:type="spellEnd"/>
      <w:r>
        <w:t>.</w:t>
      </w:r>
    </w:p>
    <w:bookmarkEnd w:id="259"/>
    <w:p w:rsidR="00383C94" w:rsidRPr="00383C94" w:rsidRDefault="00383C94" w:rsidP="00383C94"/>
    <w:p w:rsidR="00383C94" w:rsidRDefault="00383C94" w:rsidP="00383C94">
      <w:pPr>
        <w:pStyle w:val="3"/>
        <w:numPr>
          <w:ilvl w:val="2"/>
          <w:numId w:val="0"/>
        </w:numPr>
        <w:tabs>
          <w:tab w:val="num" w:pos="1800"/>
        </w:tabs>
        <w:ind w:left="1584" w:hanging="504"/>
      </w:pPr>
      <w:r>
        <w:t xml:space="preserve"> Выполнение программы</w:t>
      </w:r>
    </w:p>
    <w:p w:rsidR="00613664" w:rsidRDefault="00383C94" w:rsidP="00383C94">
      <w:r w:rsidRPr="005220CC">
        <w:t xml:space="preserve">Предполагается, что </w:t>
      </w:r>
      <w:r w:rsidR="00247757">
        <w:t>программа установлена на сервере, клиенты находятся в одной локальной сети с сервером, у клиентов установлен браузер.</w:t>
      </w:r>
    </w:p>
    <w:p w:rsidR="00247757" w:rsidRDefault="00247757" w:rsidP="00383C94">
      <w:r>
        <w:t>Работы с программой состоит из следующих основных этапов:</w:t>
      </w:r>
    </w:p>
    <w:p w:rsidR="001D04BE" w:rsidRDefault="001D04BE" w:rsidP="001D04BE">
      <w:pPr>
        <w:numPr>
          <w:ilvl w:val="0"/>
          <w:numId w:val="17"/>
        </w:numPr>
      </w:pPr>
      <w:r w:rsidRPr="005220CC">
        <w:t xml:space="preserve">ввод </w:t>
      </w:r>
      <w:r>
        <w:t xml:space="preserve">сотрудников вручную или импорт из </w:t>
      </w:r>
      <w:r>
        <w:rPr>
          <w:lang w:val="en-US"/>
        </w:rPr>
        <w:t>XLS</w:t>
      </w:r>
      <w:r w:rsidRPr="001D04BE">
        <w:t>-</w:t>
      </w:r>
      <w:r>
        <w:t>файла</w:t>
      </w:r>
      <w:r w:rsidRPr="005220CC">
        <w:t>;</w:t>
      </w:r>
    </w:p>
    <w:p w:rsidR="00247757" w:rsidRDefault="0072522B" w:rsidP="00383C94">
      <w:pPr>
        <w:numPr>
          <w:ilvl w:val="0"/>
          <w:numId w:val="17"/>
        </w:numPr>
      </w:pPr>
      <w:proofErr w:type="gramStart"/>
      <w:r>
        <w:t xml:space="preserve">ввод вспомогательных различных данных: </w:t>
      </w:r>
      <w:r w:rsidR="00263235">
        <w:t>типа дней, площадок, типа площадок, областей, подразделений, должностей сотрудников, нормы выработки за месяц, праздничных дней;</w:t>
      </w:r>
      <w:proofErr w:type="gramEnd"/>
    </w:p>
    <w:p w:rsidR="00263235" w:rsidRDefault="00263235" w:rsidP="00383C94">
      <w:pPr>
        <w:numPr>
          <w:ilvl w:val="0"/>
          <w:numId w:val="17"/>
        </w:numPr>
      </w:pPr>
      <w:r>
        <w:lastRenderedPageBreak/>
        <w:t>добавление работы сотрудников на графике;</w:t>
      </w:r>
    </w:p>
    <w:p w:rsidR="00263235" w:rsidRDefault="00263235" w:rsidP="00383C94">
      <w:pPr>
        <w:numPr>
          <w:ilvl w:val="0"/>
          <w:numId w:val="17"/>
        </w:numPr>
      </w:pPr>
      <w:r>
        <w:t xml:space="preserve">Генерация табелей работы сотрудников на площадках в </w:t>
      </w:r>
      <w:r>
        <w:rPr>
          <w:lang w:val="en-US"/>
        </w:rPr>
        <w:t>XLS</w:t>
      </w:r>
      <w:r w:rsidRPr="00263235">
        <w:t>-</w:t>
      </w:r>
      <w:r>
        <w:t>файл.</w:t>
      </w:r>
    </w:p>
    <w:p w:rsidR="00263235" w:rsidRDefault="00263235" w:rsidP="00263235"/>
    <w:p w:rsidR="00263235" w:rsidRDefault="00263235" w:rsidP="007824C5">
      <w:r w:rsidRPr="005220CC">
        <w:t>Для запуска программы с жесткого диска необходимо выполнить следующие действия:</w:t>
      </w:r>
    </w:p>
    <w:p w:rsidR="00263235" w:rsidRPr="002833CD" w:rsidRDefault="002833CD" w:rsidP="00263235">
      <w:pPr>
        <w:numPr>
          <w:ilvl w:val="0"/>
          <w:numId w:val="18"/>
        </w:numPr>
      </w:pPr>
      <w:r>
        <w:t xml:space="preserve">установить веб-сервер </w:t>
      </w:r>
      <w:r>
        <w:rPr>
          <w:lang w:val="en-US"/>
        </w:rPr>
        <w:t>Apache</w:t>
      </w:r>
      <w:r w:rsidRPr="002833CD">
        <w:t xml:space="preserve"> </w:t>
      </w:r>
      <w:r>
        <w:rPr>
          <w:lang w:val="en-US"/>
        </w:rPr>
        <w:t>Tomcat</w:t>
      </w:r>
      <w:r w:rsidRPr="002833CD">
        <w:t xml:space="preserve"> 7</w:t>
      </w:r>
      <w:r w:rsidR="00263235" w:rsidRPr="005220CC">
        <w:t>;</w:t>
      </w:r>
    </w:p>
    <w:p w:rsidR="002833CD" w:rsidRPr="005220CC" w:rsidRDefault="002833CD" w:rsidP="00263235">
      <w:pPr>
        <w:numPr>
          <w:ilvl w:val="0"/>
          <w:numId w:val="18"/>
        </w:numPr>
      </w:pPr>
      <w:r>
        <w:t xml:space="preserve">установить БД </w:t>
      </w:r>
      <w:r>
        <w:rPr>
          <w:lang w:val="en-US"/>
        </w:rPr>
        <w:t>MySQL</w:t>
      </w:r>
      <w:r>
        <w:t xml:space="preserve"> и создать таблицу </w:t>
      </w:r>
      <w:proofErr w:type="spellStart"/>
      <w:r>
        <w:rPr>
          <w:lang w:val="en-US"/>
        </w:rPr>
        <w:t>Tabel</w:t>
      </w:r>
      <w:proofErr w:type="spellEnd"/>
      <w:r>
        <w:t xml:space="preserve"> с пользователем </w:t>
      </w:r>
      <w:proofErr w:type="spellStart"/>
      <w:r>
        <w:rPr>
          <w:lang w:val="en-US"/>
        </w:rPr>
        <w:t>tabel</w:t>
      </w:r>
      <w:proofErr w:type="spellEnd"/>
      <w:r w:rsidRPr="002833CD">
        <w:t>;</w:t>
      </w:r>
    </w:p>
    <w:p w:rsidR="00263235" w:rsidRPr="002833CD" w:rsidRDefault="002833CD" w:rsidP="00263235">
      <w:pPr>
        <w:numPr>
          <w:ilvl w:val="0"/>
          <w:numId w:val="18"/>
        </w:numPr>
      </w:pPr>
      <w:r>
        <w:t xml:space="preserve">скопировать веб-архив с приложением в папку </w:t>
      </w:r>
      <w:r w:rsidRPr="002833CD">
        <w:t>%</w:t>
      </w:r>
      <w:r>
        <w:rPr>
          <w:lang w:val="en-US"/>
        </w:rPr>
        <w:t>TOMCAT</w:t>
      </w:r>
      <w:r w:rsidRPr="002833CD">
        <w:t>_</w:t>
      </w:r>
      <w:r>
        <w:rPr>
          <w:lang w:val="en-US"/>
        </w:rPr>
        <w:t>HOME</w:t>
      </w:r>
      <w:r w:rsidRPr="002833CD">
        <w:t>%/</w:t>
      </w:r>
      <w:proofErr w:type="spellStart"/>
      <w:r>
        <w:rPr>
          <w:lang w:val="en-US"/>
        </w:rPr>
        <w:t>webapps</w:t>
      </w:r>
      <w:proofErr w:type="spellEnd"/>
      <w:r w:rsidR="00263235" w:rsidRPr="005220CC">
        <w:t>;</w:t>
      </w:r>
    </w:p>
    <w:p w:rsidR="002833CD" w:rsidRDefault="002833CD" w:rsidP="00263235">
      <w:pPr>
        <w:numPr>
          <w:ilvl w:val="0"/>
          <w:numId w:val="18"/>
        </w:numPr>
      </w:pPr>
      <w:r>
        <w:t>запустить веб-сервер;</w:t>
      </w:r>
    </w:p>
    <w:p w:rsidR="002833CD" w:rsidRPr="005220CC" w:rsidRDefault="002833CD" w:rsidP="00263235">
      <w:pPr>
        <w:numPr>
          <w:ilvl w:val="0"/>
          <w:numId w:val="18"/>
        </w:numPr>
      </w:pPr>
      <w:r>
        <w:t xml:space="preserve">в браузере перейти по адресу: </w:t>
      </w:r>
      <w:r>
        <w:rPr>
          <w:lang w:val="en-US"/>
        </w:rPr>
        <w:t>http</w:t>
      </w:r>
      <w:r w:rsidRPr="002833CD">
        <w:t>://</w:t>
      </w:r>
      <w:proofErr w:type="spellStart"/>
      <w:r>
        <w:rPr>
          <w:lang w:val="en-US"/>
        </w:rPr>
        <w:t>localhost</w:t>
      </w:r>
      <w:proofErr w:type="spellEnd"/>
      <w:r w:rsidRPr="002833CD">
        <w:t>:8080/</w:t>
      </w:r>
      <w:proofErr w:type="spellStart"/>
      <w:r>
        <w:rPr>
          <w:lang w:val="en-US"/>
        </w:rPr>
        <w:t>tabel</w:t>
      </w:r>
      <w:proofErr w:type="spellEnd"/>
      <w:r w:rsidRPr="002833CD">
        <w:t>.</w:t>
      </w:r>
    </w:p>
    <w:p w:rsidR="00263235" w:rsidRPr="005220CC" w:rsidRDefault="00263235" w:rsidP="00263235">
      <w:pPr>
        <w:pStyle w:val="a5"/>
        <w:rPr>
          <w:sz w:val="24"/>
        </w:rPr>
      </w:pPr>
      <w:r w:rsidRPr="005220CC">
        <w:rPr>
          <w:sz w:val="24"/>
        </w:rPr>
        <w:t xml:space="preserve">После запуска на экране монитора появится рабочее окно программы, в котором можно увидеть </w:t>
      </w:r>
      <w:r w:rsidR="00385AA9">
        <w:rPr>
          <w:sz w:val="24"/>
        </w:rPr>
        <w:t>приглашение ввести имя пользователя и пароль</w:t>
      </w:r>
      <w:r w:rsidR="00103119" w:rsidRPr="00103119">
        <w:rPr>
          <w:sz w:val="24"/>
        </w:rPr>
        <w:t xml:space="preserve"> (</w:t>
      </w:r>
      <w:r w:rsidR="00103119">
        <w:rPr>
          <w:sz w:val="24"/>
        </w:rPr>
        <w:fldChar w:fldCharType="begin"/>
      </w:r>
      <w:r w:rsidR="00103119">
        <w:rPr>
          <w:sz w:val="24"/>
        </w:rPr>
        <w:instrText xml:space="preserve"> REF _Ref340927043 \h </w:instrText>
      </w:r>
      <w:r w:rsidR="00103119">
        <w:rPr>
          <w:sz w:val="24"/>
        </w:rPr>
      </w:r>
      <w:r w:rsidR="00103119">
        <w:rPr>
          <w:sz w:val="24"/>
        </w:rPr>
        <w:fldChar w:fldCharType="separate"/>
      </w:r>
      <w:r w:rsidR="00B734E7">
        <w:t>Рисунок 4.</w:t>
      </w:r>
      <w:r w:rsidR="00B734E7">
        <w:rPr>
          <w:noProof/>
        </w:rPr>
        <w:t>1</w:t>
      </w:r>
      <w:r w:rsidR="00103119">
        <w:rPr>
          <w:sz w:val="24"/>
        </w:rPr>
        <w:fldChar w:fldCharType="end"/>
      </w:r>
      <w:r w:rsidR="00103119" w:rsidRPr="00103119">
        <w:rPr>
          <w:sz w:val="24"/>
        </w:rPr>
        <w:t>)</w:t>
      </w:r>
      <w:r w:rsidRPr="005220CC">
        <w:rPr>
          <w:sz w:val="24"/>
        </w:rPr>
        <w:t>.</w:t>
      </w:r>
    </w:p>
    <w:p w:rsidR="00103119" w:rsidRDefault="00103119" w:rsidP="00103119">
      <w:pPr>
        <w:keepNext/>
      </w:pPr>
      <w:r>
        <w:rPr>
          <w:noProof/>
        </w:rPr>
        <w:drawing>
          <wp:inline distT="0" distB="0" distL="0" distR="0" wp14:anchorId="2633ADB4" wp14:editId="279BA989">
            <wp:extent cx="5067045" cy="2611527"/>
            <wp:effectExtent l="38100" t="38100" r="95885" b="939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979" cy="26145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3119" w:rsidRPr="00103119" w:rsidRDefault="00103119" w:rsidP="00103119">
      <w:pPr>
        <w:pStyle w:val="ac"/>
      </w:pPr>
      <w:bookmarkStart w:id="261" w:name="_Ref340927043"/>
      <w:r>
        <w:t>Рисунок 4.</w:t>
      </w:r>
      <w:fldSimple w:instr=" SEQ Рисунок_4. \* ARABIC ">
        <w:r w:rsidR="00B734E7">
          <w:rPr>
            <w:noProof/>
          </w:rPr>
          <w:t>1</w:t>
        </w:r>
      </w:fldSimple>
      <w:bookmarkEnd w:id="261"/>
      <w:r w:rsidRPr="00103119">
        <w:t xml:space="preserve">. </w:t>
      </w:r>
      <w:r>
        <w:t>Окно авторизации программы</w:t>
      </w:r>
    </w:p>
    <w:p w:rsidR="00E850CD" w:rsidRDefault="00E850CD" w:rsidP="00E850CD">
      <w:r>
        <w:t>После авторизации по</w:t>
      </w:r>
      <w:r w:rsidR="00010947">
        <w:t>падаем в главное окно программы, в котором можно увидеть график работы сотрудников на площадках</w:t>
      </w:r>
      <w:r w:rsidR="00246497" w:rsidRPr="00246497">
        <w:t xml:space="preserve"> (</w:t>
      </w:r>
      <w:r w:rsidR="00246497">
        <w:fldChar w:fldCharType="begin"/>
      </w:r>
      <w:r w:rsidR="00246497">
        <w:instrText xml:space="preserve"> REF _Ref340927150 \h </w:instrText>
      </w:r>
      <w:r w:rsidR="00246497">
        <w:fldChar w:fldCharType="separate"/>
      </w:r>
      <w:r w:rsidR="00B734E7">
        <w:t>Рисунок 4.</w:t>
      </w:r>
      <w:r w:rsidR="00B734E7">
        <w:rPr>
          <w:noProof/>
        </w:rPr>
        <w:t>2</w:t>
      </w:r>
      <w:r w:rsidR="00246497">
        <w:fldChar w:fldCharType="end"/>
      </w:r>
      <w:r w:rsidR="00246497" w:rsidRPr="00246497">
        <w:t>)</w:t>
      </w:r>
      <w:r w:rsidR="00010947">
        <w:t>.</w:t>
      </w:r>
    </w:p>
    <w:p w:rsidR="00E850CD" w:rsidRDefault="00E850CD" w:rsidP="00E850CD">
      <w:pPr>
        <w:keepNext/>
      </w:pPr>
      <w:r>
        <w:rPr>
          <w:noProof/>
        </w:rPr>
        <w:lastRenderedPageBreak/>
        <w:drawing>
          <wp:inline distT="0" distB="0" distL="0" distR="0" wp14:anchorId="4B608F3E" wp14:editId="52641783">
            <wp:extent cx="4925613" cy="3182112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487" cy="31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CD" w:rsidRDefault="00E850CD" w:rsidP="00E850CD">
      <w:pPr>
        <w:pStyle w:val="ac"/>
      </w:pPr>
      <w:bookmarkStart w:id="262" w:name="_Ref340927150"/>
      <w:r>
        <w:t>Рисунок 4.</w:t>
      </w:r>
      <w:fldSimple w:instr=" SEQ Рисунок_4. \* ARABIC ">
        <w:r w:rsidR="00B734E7">
          <w:rPr>
            <w:noProof/>
          </w:rPr>
          <w:t>2</w:t>
        </w:r>
      </w:fldSimple>
      <w:bookmarkEnd w:id="262"/>
      <w:r>
        <w:t>. Главное окно программы</w:t>
      </w:r>
      <w:r w:rsidR="006C7380">
        <w:t xml:space="preserve"> («График»)</w:t>
      </w:r>
    </w:p>
    <w:p w:rsidR="00EA4CB6" w:rsidRDefault="00010947" w:rsidP="00EA4CB6">
      <w:r>
        <w:t>Главное окно содержит главное меню, которое находится в верхней части окна.</w:t>
      </w:r>
    </w:p>
    <w:p w:rsidR="00010947" w:rsidRDefault="00010947" w:rsidP="00EA4CB6">
      <w:r>
        <w:t>Главное меню содержит пункты меню:</w:t>
      </w:r>
    </w:p>
    <w:p w:rsidR="00010947" w:rsidRDefault="00010947" w:rsidP="00010947">
      <w:pPr>
        <w:numPr>
          <w:ilvl w:val="0"/>
          <w:numId w:val="19"/>
        </w:numPr>
      </w:pPr>
      <w:r w:rsidRPr="005220CC">
        <w:t>«</w:t>
      </w:r>
      <w:r>
        <w:t>Главная</w:t>
      </w:r>
      <w:r w:rsidRPr="005220CC">
        <w:t xml:space="preserve">» - </w:t>
      </w:r>
      <w:r>
        <w:t>ссылка ведет на главное окно программы</w:t>
      </w:r>
      <w:r w:rsidRPr="005220CC">
        <w:t>.</w:t>
      </w:r>
    </w:p>
    <w:p w:rsidR="00010947" w:rsidRDefault="00010947" w:rsidP="00010947">
      <w:pPr>
        <w:numPr>
          <w:ilvl w:val="0"/>
          <w:numId w:val="19"/>
        </w:numPr>
      </w:pPr>
      <w:r>
        <w:t>«График» - ссылка ведет на график работы.</w:t>
      </w:r>
    </w:p>
    <w:p w:rsidR="00010947" w:rsidRDefault="00010947" w:rsidP="00010947">
      <w:pPr>
        <w:numPr>
          <w:ilvl w:val="0"/>
          <w:numId w:val="19"/>
        </w:numPr>
      </w:pPr>
      <w:r>
        <w:t xml:space="preserve">«Площадки» </w:t>
      </w:r>
      <w:bookmarkStart w:id="263" w:name="_Hlk340925987"/>
      <w:r>
        <w:t>- пункт меню, который предназначен для просмотра, добавления, редактирования и удаления площадок.</w:t>
      </w:r>
    </w:p>
    <w:bookmarkEnd w:id="263"/>
    <w:p w:rsidR="00010947" w:rsidRDefault="00010947" w:rsidP="00010947">
      <w:pPr>
        <w:numPr>
          <w:ilvl w:val="0"/>
          <w:numId w:val="19"/>
        </w:numPr>
      </w:pPr>
      <w:r>
        <w:t>«Рабочие» - пункт меню, который предназначен для просмотра, добавления, редактирования и удаления рабочих.</w:t>
      </w:r>
    </w:p>
    <w:p w:rsidR="00010947" w:rsidRDefault="00010947" w:rsidP="00010947">
      <w:pPr>
        <w:numPr>
          <w:ilvl w:val="0"/>
          <w:numId w:val="19"/>
        </w:numPr>
      </w:pPr>
      <w:r>
        <w:t>«Занятость рабочих» - пункт меню, который предназначен для просмотра, добавления, редактирования и удаления занятости рабочих.</w:t>
      </w:r>
    </w:p>
    <w:p w:rsidR="003C363B" w:rsidRDefault="003C363B" w:rsidP="003C363B">
      <w:pPr>
        <w:numPr>
          <w:ilvl w:val="0"/>
          <w:numId w:val="19"/>
        </w:numPr>
      </w:pPr>
      <w:r>
        <w:t>«Критерии» - пункт меню, который предназначен для просмотра, добавления, редактирования и удаления критериев.</w:t>
      </w:r>
    </w:p>
    <w:p w:rsidR="003C363B" w:rsidRDefault="003C363B" w:rsidP="003C363B">
      <w:pPr>
        <w:numPr>
          <w:ilvl w:val="0"/>
          <w:numId w:val="19"/>
        </w:numPr>
      </w:pPr>
      <w:r>
        <w:t>«Отчет» - пункт меню, который предназначен для просмотра и редактирования настроек для создания отчетности.</w:t>
      </w:r>
    </w:p>
    <w:p w:rsidR="00010947" w:rsidRDefault="003C363B" w:rsidP="00010947">
      <w:pPr>
        <w:numPr>
          <w:ilvl w:val="0"/>
          <w:numId w:val="19"/>
        </w:numPr>
      </w:pPr>
      <w:r>
        <w:t>«Отчет (</w:t>
      </w:r>
      <w:r>
        <w:rPr>
          <w:lang w:val="en-US"/>
        </w:rPr>
        <w:t>XLS</w:t>
      </w:r>
      <w:r>
        <w:t>)»</w:t>
      </w:r>
      <w:r w:rsidRPr="003C363B">
        <w:t xml:space="preserve"> - </w:t>
      </w:r>
      <w:r>
        <w:t xml:space="preserve">генерация табелей по областям в формате </w:t>
      </w:r>
      <w:r>
        <w:rPr>
          <w:lang w:val="en-US"/>
        </w:rPr>
        <w:t>XLS</w:t>
      </w:r>
      <w:r>
        <w:t>, с возможностью загрузки этого файла.</w:t>
      </w:r>
    </w:p>
    <w:p w:rsidR="00AA1B7B" w:rsidRPr="005220CC" w:rsidRDefault="00AA1B7B" w:rsidP="00010947">
      <w:pPr>
        <w:numPr>
          <w:ilvl w:val="0"/>
          <w:numId w:val="19"/>
        </w:numPr>
      </w:pPr>
      <w:r>
        <w:t>«</w:t>
      </w:r>
      <w:r>
        <w:rPr>
          <w:lang w:val="en-US"/>
        </w:rPr>
        <w:t>Info</w:t>
      </w:r>
      <w:r>
        <w:t>»</w:t>
      </w:r>
      <w:r w:rsidRPr="00AA1B7B">
        <w:t xml:space="preserve"> </w:t>
      </w:r>
      <w:r>
        <w:t>- пункт меню, доступный только администратору системы, содержит информацию о программе.</w:t>
      </w:r>
    </w:p>
    <w:p w:rsidR="00010947" w:rsidRDefault="00AA1B7B" w:rsidP="00EA4CB6">
      <w:r>
        <w:t>Пункт меню график содержит подпункты меню: «Список дней», «Типы дней», «Рабочие часы», «Норма выработки». Это списки, которые нужны для работы графика.</w:t>
      </w:r>
    </w:p>
    <w:p w:rsidR="00AA1B7B" w:rsidRDefault="00AA1B7B" w:rsidP="00EA4CB6">
      <w:r>
        <w:t>Все списки имеют одинаковую логику работы, рассмотрим работу на примере подпункта меню «Типы дней».</w:t>
      </w:r>
    </w:p>
    <w:p w:rsidR="00AA1B7B" w:rsidRDefault="00AA1B7B" w:rsidP="00EA4CB6">
      <w:r>
        <w:lastRenderedPageBreak/>
        <w:t>Нажимаем на него, открывается окно</w:t>
      </w:r>
      <w:r w:rsidR="00246497" w:rsidRPr="00246497">
        <w:t xml:space="preserve"> (</w:t>
      </w:r>
      <w:bookmarkStart w:id="264" w:name="_Hlk340927810"/>
      <w:r w:rsidR="0043469A">
        <w:fldChar w:fldCharType="begin"/>
      </w:r>
      <w:r w:rsidR="0043469A">
        <w:instrText xml:space="preserve"> REF _Ref340927417 \h </w:instrText>
      </w:r>
      <w:r w:rsidR="0043469A">
        <w:fldChar w:fldCharType="separate"/>
      </w:r>
      <w:r w:rsidR="00B734E7">
        <w:t>Рисунок 4.</w:t>
      </w:r>
      <w:r w:rsidR="00B734E7">
        <w:rPr>
          <w:noProof/>
        </w:rPr>
        <w:t>3</w:t>
      </w:r>
      <w:r w:rsidR="0043469A">
        <w:fldChar w:fldCharType="end"/>
      </w:r>
      <w:bookmarkEnd w:id="264"/>
      <w:r w:rsidR="00246497" w:rsidRPr="00246497">
        <w:t>)</w:t>
      </w:r>
      <w:r>
        <w:t>.</w:t>
      </w:r>
      <w:r w:rsidR="008644DE">
        <w:t xml:space="preserve"> Здесь выводится список всех типов дней.</w:t>
      </w:r>
    </w:p>
    <w:p w:rsidR="00246497" w:rsidRDefault="00AA1B7B" w:rsidP="00246497">
      <w:pPr>
        <w:keepNext/>
      </w:pPr>
      <w:r>
        <w:rPr>
          <w:noProof/>
        </w:rPr>
        <w:drawing>
          <wp:inline distT="0" distB="0" distL="0" distR="0" wp14:anchorId="0CE2AD9F" wp14:editId="6F2B7584">
            <wp:extent cx="5275503" cy="2487168"/>
            <wp:effectExtent l="0" t="0" r="190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Da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368" cy="248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7B" w:rsidRPr="00246497" w:rsidRDefault="0043469A" w:rsidP="0046151E">
      <w:pPr>
        <w:pStyle w:val="ac"/>
      </w:pPr>
      <w:bookmarkStart w:id="265" w:name="_Ref340927417"/>
      <w:r>
        <w:t>Рисунок 4.</w:t>
      </w:r>
      <w:fldSimple w:instr=" SEQ Рисунок_4. \* ARABIC ">
        <w:r w:rsidR="00B734E7">
          <w:rPr>
            <w:noProof/>
          </w:rPr>
          <w:t>3</w:t>
        </w:r>
      </w:fldSimple>
      <w:bookmarkEnd w:id="265"/>
      <w:r w:rsidR="00246497" w:rsidRPr="008644DE">
        <w:rPr>
          <w:noProof/>
        </w:rPr>
        <w:t xml:space="preserve">. </w:t>
      </w:r>
      <w:r w:rsidR="0046151E">
        <w:rPr>
          <w:noProof/>
        </w:rPr>
        <w:t>Окно</w:t>
      </w:r>
      <w:r w:rsidR="00246497">
        <w:rPr>
          <w:noProof/>
        </w:rPr>
        <w:t xml:space="preserve"> «</w:t>
      </w:r>
      <w:r w:rsidR="0046151E">
        <w:rPr>
          <w:noProof/>
        </w:rPr>
        <w:t>Типа дней»</w:t>
      </w:r>
    </w:p>
    <w:p w:rsidR="00AA1B7B" w:rsidRDefault="008644DE" w:rsidP="00EA4CB6">
      <w:r>
        <w:t>Нажатие на название списка дня, открывает окно просмотра информации о «Типе дня» (</w:t>
      </w:r>
      <w:r>
        <w:fldChar w:fldCharType="begin"/>
      </w:r>
      <w:r>
        <w:instrText xml:space="preserve"> REF _Ref340927741 \h </w:instrText>
      </w:r>
      <w:r>
        <w:fldChar w:fldCharType="separate"/>
      </w:r>
      <w:r w:rsidR="00B734E7">
        <w:t>Рисунок 4.</w:t>
      </w:r>
      <w:r w:rsidR="00B734E7">
        <w:rPr>
          <w:noProof/>
        </w:rPr>
        <w:t>4</w:t>
      </w:r>
      <w:r>
        <w:fldChar w:fldCharType="end"/>
      </w:r>
      <w:r>
        <w:t>).</w:t>
      </w:r>
    </w:p>
    <w:p w:rsidR="008644DE" w:rsidRDefault="008644DE" w:rsidP="008644DE">
      <w:pPr>
        <w:keepNext/>
      </w:pPr>
      <w:r>
        <w:rPr>
          <w:noProof/>
        </w:rPr>
        <w:drawing>
          <wp:inline distT="0" distB="0" distL="0" distR="0" wp14:anchorId="42933EEE" wp14:editId="25E215D7">
            <wp:extent cx="5186477" cy="22178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DayShow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797" cy="221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DE" w:rsidRDefault="008644DE" w:rsidP="008644DE">
      <w:pPr>
        <w:pStyle w:val="ac"/>
      </w:pPr>
      <w:bookmarkStart w:id="266" w:name="_Ref340927741"/>
      <w:r>
        <w:t>Рисунок 4.</w:t>
      </w:r>
      <w:fldSimple w:instr=" SEQ Рисунок_4. \* ARABIC ">
        <w:r w:rsidR="00B734E7">
          <w:rPr>
            <w:noProof/>
          </w:rPr>
          <w:t>4</w:t>
        </w:r>
      </w:fldSimple>
      <w:bookmarkEnd w:id="266"/>
      <w:r>
        <w:t>.</w:t>
      </w:r>
      <w:r w:rsidRPr="00EA1C0B">
        <w:t xml:space="preserve"> </w:t>
      </w:r>
      <w:r>
        <w:t>Просмотр «Типа дня»</w:t>
      </w:r>
    </w:p>
    <w:p w:rsidR="008644DE" w:rsidRDefault="008644DE" w:rsidP="008644DE">
      <w:r>
        <w:t>Этот пункт меню содержит два подпункта: «Типы дней», который ведет на список (</w:t>
      </w:r>
      <w:r>
        <w:fldChar w:fldCharType="begin"/>
      </w:r>
      <w:r>
        <w:instrText xml:space="preserve"> REF _Ref340927417 \h </w:instrText>
      </w:r>
      <w:r>
        <w:fldChar w:fldCharType="separate"/>
      </w:r>
      <w:r w:rsidR="00B734E7">
        <w:t>Рисунок 4.</w:t>
      </w:r>
      <w:r w:rsidR="00B734E7">
        <w:rPr>
          <w:noProof/>
        </w:rPr>
        <w:t>3</w:t>
      </w:r>
      <w:r>
        <w:fldChar w:fldCharType="end"/>
      </w:r>
      <w:r>
        <w:t xml:space="preserve">) и «Новый тип дня» - добавление нового «Типа дня» </w:t>
      </w:r>
      <w:r w:rsidRPr="00EA1C0B">
        <w:t>(</w:t>
      </w:r>
      <w:r w:rsidR="00EA1C0B" w:rsidRPr="00EA1C0B">
        <w:fldChar w:fldCharType="begin"/>
      </w:r>
      <w:r w:rsidR="00EA1C0B" w:rsidRPr="00EA1C0B">
        <w:instrText xml:space="preserve"> REF _Ref340928102 \h </w:instrText>
      </w:r>
      <w:r w:rsidR="00EA1C0B">
        <w:instrText xml:space="preserve"> \* MERGEFORMAT </w:instrText>
      </w:r>
      <w:r w:rsidR="00EA1C0B" w:rsidRPr="00EA1C0B">
        <w:fldChar w:fldCharType="separate"/>
      </w:r>
      <w:r w:rsidR="00B734E7">
        <w:t>Рисунок 4.</w:t>
      </w:r>
      <w:r w:rsidR="00B734E7">
        <w:rPr>
          <w:noProof/>
        </w:rPr>
        <w:t>5</w:t>
      </w:r>
      <w:r w:rsidR="00EA1C0B" w:rsidRPr="00EA1C0B">
        <w:fldChar w:fldCharType="end"/>
      </w:r>
      <w:r w:rsidRPr="00EA1C0B">
        <w:t>)</w:t>
      </w:r>
      <w:r>
        <w:t>.</w:t>
      </w:r>
    </w:p>
    <w:p w:rsidR="008644DE" w:rsidRDefault="008F0E23" w:rsidP="008644DE">
      <w:r>
        <w:t>Под выводом всей информации «Типа дня», находятся две кнопки: редактирования информации и удаления «Типа дня».</w:t>
      </w:r>
      <w:r w:rsidR="00EA1C0B">
        <w:t xml:space="preserve"> Нажатия этих кнопок приводит к соответствующим результатам </w:t>
      </w:r>
      <w:r w:rsidR="00EA1C0B" w:rsidRPr="00B11D43">
        <w:t>(</w:t>
      </w:r>
      <w:r w:rsidR="00C64AC7">
        <w:fldChar w:fldCharType="begin"/>
      </w:r>
      <w:r w:rsidR="00C64AC7">
        <w:instrText xml:space="preserve"> REF _Ref340928542 \h </w:instrText>
      </w:r>
      <w:r w:rsidR="00C64AC7">
        <w:fldChar w:fldCharType="separate"/>
      </w:r>
      <w:r w:rsidR="00B734E7">
        <w:t>Рисунок 4.</w:t>
      </w:r>
      <w:r w:rsidR="00B734E7">
        <w:rPr>
          <w:noProof/>
        </w:rPr>
        <w:t>6</w:t>
      </w:r>
      <w:r w:rsidR="00C64AC7">
        <w:fldChar w:fldCharType="end"/>
      </w:r>
      <w:r w:rsidR="00EA1C0B" w:rsidRPr="00B11D43">
        <w:t>) и (</w:t>
      </w:r>
      <w:r w:rsidR="00C64AC7">
        <w:fldChar w:fldCharType="begin"/>
      </w:r>
      <w:r w:rsidR="00C64AC7">
        <w:instrText xml:space="preserve"> REF _Ref340928559 \h </w:instrText>
      </w:r>
      <w:r w:rsidR="00C64AC7">
        <w:fldChar w:fldCharType="separate"/>
      </w:r>
      <w:r w:rsidR="00B734E7">
        <w:t>Рисунок 4.</w:t>
      </w:r>
      <w:r w:rsidR="00B734E7">
        <w:rPr>
          <w:noProof/>
        </w:rPr>
        <w:t>7</w:t>
      </w:r>
      <w:r w:rsidR="00C64AC7">
        <w:fldChar w:fldCharType="end"/>
      </w:r>
      <w:r w:rsidR="00EA1C0B" w:rsidRPr="00B11D43">
        <w:t>).</w:t>
      </w:r>
    </w:p>
    <w:p w:rsidR="00EA1C0B" w:rsidRDefault="00EA1C0B" w:rsidP="00EA1C0B">
      <w:pPr>
        <w:keepNext/>
      </w:pPr>
      <w:r>
        <w:rPr>
          <w:noProof/>
        </w:rPr>
        <w:lastRenderedPageBreak/>
        <w:drawing>
          <wp:inline distT="0" distB="0" distL="0" distR="0" wp14:anchorId="1C233259" wp14:editId="0D4F3A08">
            <wp:extent cx="4943804" cy="2114092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DayCreat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71" cy="211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C0B" w:rsidRDefault="00EA1C0B" w:rsidP="00EA1C0B">
      <w:pPr>
        <w:pStyle w:val="ac"/>
      </w:pPr>
      <w:bookmarkStart w:id="267" w:name="_Ref340928102"/>
      <w:r>
        <w:t>Рисунок 4.</w:t>
      </w:r>
      <w:fldSimple w:instr=" SEQ Рисунок_4. \* ARABIC ">
        <w:r w:rsidR="00B734E7">
          <w:rPr>
            <w:noProof/>
          </w:rPr>
          <w:t>5</w:t>
        </w:r>
      </w:fldSimple>
      <w:bookmarkEnd w:id="267"/>
      <w:r>
        <w:t>. Новый «Тип дня»</w:t>
      </w:r>
    </w:p>
    <w:p w:rsidR="00C64AC7" w:rsidRPr="00C64AC7" w:rsidRDefault="00C64AC7" w:rsidP="00C64AC7">
      <w:r>
        <w:t>После заполнения нужные полей, обязательные поля помечены звездочкой, нажимаем кнопку «Создать». Информация добавляется в БД.</w:t>
      </w:r>
    </w:p>
    <w:p w:rsidR="00EA1C0B" w:rsidRDefault="00EA1C0B" w:rsidP="00EA1C0B">
      <w:pPr>
        <w:keepNext/>
      </w:pPr>
      <w:r>
        <w:rPr>
          <w:noProof/>
        </w:rPr>
        <w:drawing>
          <wp:inline distT="0" distB="0" distL="0" distR="0" wp14:anchorId="3371F323" wp14:editId="35896254">
            <wp:extent cx="4995125" cy="21360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DayEdi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25" cy="213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C0B" w:rsidRDefault="00961EC1" w:rsidP="00EA1C0B">
      <w:pPr>
        <w:pStyle w:val="ac"/>
      </w:pPr>
      <w:bookmarkStart w:id="268" w:name="_Ref340928542"/>
      <w:r>
        <w:t>Рисунок 4.</w:t>
      </w:r>
      <w:fldSimple w:instr=" SEQ Рисунок_4. \* ARABIC ">
        <w:r w:rsidR="00B734E7">
          <w:rPr>
            <w:noProof/>
          </w:rPr>
          <w:t>6</w:t>
        </w:r>
      </w:fldSimple>
      <w:bookmarkEnd w:id="268"/>
      <w:r w:rsidR="00EA1C0B" w:rsidRPr="002A0C2B">
        <w:t xml:space="preserve">. </w:t>
      </w:r>
      <w:r w:rsidR="00EA1C0B" w:rsidRPr="00EA1C0B">
        <w:t>Редактирование</w:t>
      </w:r>
      <w:r w:rsidR="00EA1C0B">
        <w:t xml:space="preserve"> «Типа дня»</w:t>
      </w:r>
    </w:p>
    <w:p w:rsidR="00C64AC7" w:rsidRPr="00C64AC7" w:rsidRDefault="00C64AC7" w:rsidP="00C64AC7">
      <w:r>
        <w:t>После модификации некоторых полей, нажимаем кнопку «Сохранить». Информация обновляется в БД.</w:t>
      </w:r>
    </w:p>
    <w:p w:rsidR="00EA1C0B" w:rsidRDefault="00EA1C0B" w:rsidP="00EA1C0B">
      <w:pPr>
        <w:keepNext/>
      </w:pPr>
      <w:r>
        <w:rPr>
          <w:noProof/>
        </w:rPr>
        <w:drawing>
          <wp:inline distT="0" distB="0" distL="0" distR="0" wp14:anchorId="728DF778" wp14:editId="4B5BB752">
            <wp:extent cx="4958434" cy="2743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DayDelet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307" cy="274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C0B" w:rsidRDefault="00961EC1" w:rsidP="00EA1C0B">
      <w:pPr>
        <w:pStyle w:val="ac"/>
      </w:pPr>
      <w:bookmarkStart w:id="269" w:name="_Ref340928559"/>
      <w:r>
        <w:t>Рисунок 4.</w:t>
      </w:r>
      <w:fldSimple w:instr=" SEQ Рисунок_4. \* ARABIC ">
        <w:r w:rsidR="00B734E7">
          <w:rPr>
            <w:noProof/>
          </w:rPr>
          <w:t>7</w:t>
        </w:r>
      </w:fldSimple>
      <w:bookmarkEnd w:id="269"/>
      <w:r w:rsidR="00EA1C0B">
        <w:t>. Удаление «Типа дня»</w:t>
      </w:r>
    </w:p>
    <w:p w:rsidR="00EA1C0B" w:rsidRPr="002A0C2B" w:rsidRDefault="00871C28" w:rsidP="00EA1C0B">
      <w:r>
        <w:lastRenderedPageBreak/>
        <w:t>При нажатии на кнопку «ОК», информация о «Типе дня» удаляется из БД.</w:t>
      </w:r>
    </w:p>
    <w:p w:rsidR="00753E46" w:rsidRPr="00753E46" w:rsidRDefault="00753E46" w:rsidP="00EA1C0B">
      <w:proofErr w:type="gramStart"/>
      <w:r>
        <w:rPr>
          <w:lang w:val="en-US"/>
        </w:rPr>
        <w:t>C</w:t>
      </w:r>
      <w:r w:rsidRPr="00753E46">
        <w:t xml:space="preserve"> </w:t>
      </w:r>
      <w:r>
        <w:t>остальными справочниками работа происходит точно так же.</w:t>
      </w:r>
      <w:proofErr w:type="gramEnd"/>
    </w:p>
    <w:p w:rsidR="00871C28" w:rsidRDefault="008F4289" w:rsidP="008F4289">
      <w:pPr>
        <w:pStyle w:val="4"/>
      </w:pPr>
      <w:r>
        <w:t>Добавление работы на график</w:t>
      </w:r>
    </w:p>
    <w:p w:rsidR="008F4289" w:rsidRDefault="009F46E1" w:rsidP="008F4289">
      <w:r>
        <w:t>Для добавления работы на график, сначала нужно выбрать интересующую нас площадку, потом интересующую нас строку, затем день и нажать на нужную клетку. В результате откроется окно (</w:t>
      </w:r>
      <w:r>
        <w:fldChar w:fldCharType="begin"/>
      </w:r>
      <w:r>
        <w:instrText xml:space="preserve"> REF _Ref340929081 \h </w:instrText>
      </w:r>
      <w:r>
        <w:fldChar w:fldCharType="separate"/>
      </w:r>
      <w:r w:rsidR="00B734E7">
        <w:t>Рисунок 4.</w:t>
      </w:r>
      <w:r w:rsidR="00B734E7">
        <w:rPr>
          <w:noProof/>
        </w:rPr>
        <w:t>8</w:t>
      </w:r>
      <w:r>
        <w:fldChar w:fldCharType="end"/>
      </w:r>
      <w:r>
        <w:t>).</w:t>
      </w:r>
    </w:p>
    <w:p w:rsidR="009F46E1" w:rsidRDefault="009F46E1" w:rsidP="009F46E1">
      <w:pPr>
        <w:keepNext/>
      </w:pPr>
      <w:r>
        <w:rPr>
          <w:noProof/>
        </w:rPr>
        <w:drawing>
          <wp:inline distT="0" distB="0" distL="0" distR="0" wp14:anchorId="01335093" wp14:editId="28A6BF68">
            <wp:extent cx="5027638" cy="3057754"/>
            <wp:effectExtent l="0" t="0" r="190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duleAd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509" cy="305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6E1" w:rsidRDefault="009F46E1" w:rsidP="009F46E1">
      <w:pPr>
        <w:pStyle w:val="ac"/>
      </w:pPr>
      <w:bookmarkStart w:id="270" w:name="_Ref340929081"/>
      <w:r>
        <w:t>Рисунок 4.</w:t>
      </w:r>
      <w:fldSimple w:instr=" SEQ Рисунок_4. \* ARABIC ">
        <w:r w:rsidR="00B734E7">
          <w:rPr>
            <w:noProof/>
          </w:rPr>
          <w:t>8</w:t>
        </w:r>
      </w:fldSimple>
      <w:bookmarkEnd w:id="270"/>
      <w:r>
        <w:t>. Добавление работы на график</w:t>
      </w:r>
    </w:p>
    <w:p w:rsidR="009F46E1" w:rsidRDefault="00CF40F9" w:rsidP="009F46E1">
      <w:r>
        <w:t xml:space="preserve">Выбираем тип дня из выпадающего списка, дата начала будет соответствовать </w:t>
      </w:r>
      <w:r w:rsidR="003B6E0D">
        <w:t>выбранному нами дню, дату конца нужно выбрать с помощью календаря, который открывается по нажатию на дату.</w:t>
      </w:r>
    </w:p>
    <w:p w:rsidR="003B6E0D" w:rsidRDefault="003B6E0D" w:rsidP="009F46E1">
      <w:r>
        <w:t xml:space="preserve">Выбираем статус рабочего из выпадающего списка, после этого происходит </w:t>
      </w:r>
      <w:r>
        <w:rPr>
          <w:lang w:val="en-US"/>
        </w:rPr>
        <w:t>Ajax</w:t>
      </w:r>
      <w:r w:rsidRPr="003B6E0D">
        <w:t>-</w:t>
      </w:r>
      <w:r>
        <w:t>запрос и в выпадающий список сотрудников, попадают только те, которые соответствую выбранному статусу, на выбранный диапазон дней.</w:t>
      </w:r>
    </w:p>
    <w:p w:rsidR="003B6E0D" w:rsidRPr="003B6E0D" w:rsidRDefault="003B6E0D" w:rsidP="009F46E1">
      <w:r>
        <w:t>Выбираем часы работы и нажимаем кнопку «Создать», работа добавлена на график</w:t>
      </w:r>
      <w:r w:rsidRPr="003B6E0D">
        <w:t xml:space="preserve"> (</w:t>
      </w:r>
      <w:r>
        <w:fldChar w:fldCharType="begin"/>
      </w:r>
      <w:r>
        <w:instrText xml:space="preserve"> REF _Ref340929441 \h </w:instrText>
      </w:r>
      <w:r>
        <w:fldChar w:fldCharType="separate"/>
      </w:r>
      <w:r w:rsidR="00B734E7">
        <w:t>Рисунок 4.</w:t>
      </w:r>
      <w:r w:rsidR="00B734E7">
        <w:rPr>
          <w:noProof/>
        </w:rPr>
        <w:t>9</w:t>
      </w:r>
      <w:r>
        <w:fldChar w:fldCharType="end"/>
      </w:r>
      <w:r w:rsidRPr="003B6E0D">
        <w:t>)</w:t>
      </w:r>
      <w:r>
        <w:t>.</w:t>
      </w:r>
    </w:p>
    <w:p w:rsidR="003B6E0D" w:rsidRDefault="003B6E0D" w:rsidP="003B6E0D">
      <w:pPr>
        <w:keepNext/>
      </w:pPr>
      <w:r>
        <w:rPr>
          <w:noProof/>
        </w:rPr>
        <w:lastRenderedPageBreak/>
        <w:drawing>
          <wp:inline distT="0" distB="0" distL="0" distR="0" wp14:anchorId="626D25CC" wp14:editId="104FE63E">
            <wp:extent cx="4849728" cy="2275027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duleAddAfte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604" cy="227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E0D" w:rsidRDefault="003B6E0D" w:rsidP="003B6E0D">
      <w:pPr>
        <w:pStyle w:val="ac"/>
      </w:pPr>
      <w:bookmarkStart w:id="271" w:name="_Ref340929441"/>
      <w:r>
        <w:t>Рисунок 4.</w:t>
      </w:r>
      <w:fldSimple w:instr=" SEQ Рисунок_4. \* ARABIC ">
        <w:r w:rsidR="00B734E7">
          <w:rPr>
            <w:noProof/>
          </w:rPr>
          <w:t>9</w:t>
        </w:r>
      </w:fldSimple>
      <w:bookmarkEnd w:id="271"/>
      <w:r>
        <w:t>. Добавленная работа на графике</w:t>
      </w:r>
    </w:p>
    <w:p w:rsidR="003B6E0D" w:rsidRPr="00753E46" w:rsidRDefault="00753E46" w:rsidP="003B6E0D">
      <w:r>
        <w:t>Для редактирования работы, нужно щелкнуть на добавленную работу, откроется окно</w:t>
      </w:r>
      <w:r w:rsidRPr="00753E46">
        <w:t xml:space="preserve"> (</w:t>
      </w:r>
      <w:r w:rsidR="007B4A4F">
        <w:fldChar w:fldCharType="begin"/>
      </w:r>
      <w:r w:rsidR="007B4A4F">
        <w:instrText xml:space="preserve"> REF _Ref340929648 \h </w:instrText>
      </w:r>
      <w:r w:rsidR="007B4A4F">
        <w:fldChar w:fldCharType="separate"/>
      </w:r>
      <w:r w:rsidR="00B734E7">
        <w:t>Рисунок 4.</w:t>
      </w:r>
      <w:r w:rsidR="00B734E7">
        <w:rPr>
          <w:noProof/>
        </w:rPr>
        <w:t>10</w:t>
      </w:r>
      <w:r w:rsidR="007B4A4F">
        <w:fldChar w:fldCharType="end"/>
      </w:r>
      <w:r w:rsidRPr="00753E46">
        <w:t>).</w:t>
      </w:r>
    </w:p>
    <w:p w:rsidR="00753E46" w:rsidRDefault="00753E46" w:rsidP="00753E46">
      <w:pPr>
        <w:keepNext/>
      </w:pPr>
      <w:r>
        <w:rPr>
          <w:noProof/>
        </w:rPr>
        <w:drawing>
          <wp:inline distT="0" distB="0" distL="0" distR="0" wp14:anchorId="5E0D632E" wp14:editId="42A2CBF4">
            <wp:extent cx="5196027" cy="3160166"/>
            <wp:effectExtent l="0" t="0" r="508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duleEdi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894" cy="31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E46" w:rsidRPr="00753E46" w:rsidRDefault="00753E46" w:rsidP="00753E46">
      <w:pPr>
        <w:pStyle w:val="ac"/>
      </w:pPr>
      <w:bookmarkStart w:id="272" w:name="_Ref340929648"/>
      <w:r>
        <w:t>Рисунок 4.</w:t>
      </w:r>
      <w:fldSimple w:instr=" SEQ Рисунок_4. \* ARABIC ">
        <w:r w:rsidR="00B734E7">
          <w:rPr>
            <w:noProof/>
          </w:rPr>
          <w:t>10</w:t>
        </w:r>
      </w:fldSimple>
      <w:bookmarkEnd w:id="272"/>
      <w:r>
        <w:t>. Изменение работы на графике</w:t>
      </w:r>
    </w:p>
    <w:p w:rsidR="00753E46" w:rsidRDefault="00B60E21" w:rsidP="003B6E0D">
      <w:r>
        <w:t>После модификации некоторых полей, нажимаем кнопку «Сохранить». Информация обновляется в БД</w:t>
      </w:r>
      <w:r w:rsidR="00110662">
        <w:t xml:space="preserve"> и на графике</w:t>
      </w:r>
      <w:r>
        <w:t>.</w:t>
      </w:r>
    </w:p>
    <w:p w:rsidR="00B60E21" w:rsidRPr="002A0C2B" w:rsidRDefault="00110662" w:rsidP="003B6E0D">
      <w:r>
        <w:t xml:space="preserve">Для удаления работы, нужно нажать на кнопку «Удалить», выскочит окно с </w:t>
      </w:r>
      <w:proofErr w:type="gramStart"/>
      <w:r>
        <w:t>подтверждением</w:t>
      </w:r>
      <w:proofErr w:type="gramEnd"/>
      <w:r>
        <w:t xml:space="preserve"> на которое следует ответить «ОК».</w:t>
      </w:r>
    </w:p>
    <w:p w:rsidR="006C7380" w:rsidRDefault="006C7380" w:rsidP="006C7380">
      <w:pPr>
        <w:pStyle w:val="4"/>
      </w:pPr>
      <w:r>
        <w:t>Статистика работы по графику</w:t>
      </w:r>
    </w:p>
    <w:p w:rsidR="006C7380" w:rsidRDefault="006C7380" w:rsidP="006C7380">
      <w:r>
        <w:t>Для просмотра статистики работы по графику нужно на странице графика</w:t>
      </w:r>
      <w:r w:rsidR="0079290D">
        <w:t xml:space="preserve"> (</w:t>
      </w:r>
      <w:r w:rsidR="0079290D">
        <w:fldChar w:fldCharType="begin"/>
      </w:r>
      <w:r w:rsidR="0079290D">
        <w:instrText xml:space="preserve"> REF _Ref340927150 \h </w:instrText>
      </w:r>
      <w:r w:rsidR="0079290D">
        <w:fldChar w:fldCharType="separate"/>
      </w:r>
      <w:r w:rsidR="00B734E7">
        <w:t>Рисунок 4.</w:t>
      </w:r>
      <w:r w:rsidR="00B734E7">
        <w:rPr>
          <w:noProof/>
        </w:rPr>
        <w:t>2</w:t>
      </w:r>
      <w:r w:rsidR="0079290D">
        <w:fldChar w:fldCharType="end"/>
      </w:r>
      <w:r w:rsidR="0079290D">
        <w:t>)</w:t>
      </w:r>
      <w:r>
        <w:t>, выбрать пункт меню «Статистика», выведется статистика (</w:t>
      </w:r>
      <w:r w:rsidR="00205D38">
        <w:fldChar w:fldCharType="begin"/>
      </w:r>
      <w:r w:rsidR="00205D38">
        <w:instrText xml:space="preserve"> REF _Ref340930698 \h </w:instrText>
      </w:r>
      <w:r w:rsidR="00205D38">
        <w:fldChar w:fldCharType="separate"/>
      </w:r>
      <w:r w:rsidR="00B734E7">
        <w:t>Рисунок 4.</w:t>
      </w:r>
      <w:r w:rsidR="00B734E7">
        <w:rPr>
          <w:noProof/>
        </w:rPr>
        <w:t>11</w:t>
      </w:r>
      <w:r w:rsidR="00205D38">
        <w:fldChar w:fldCharType="end"/>
      </w:r>
      <w:r>
        <w:t>).</w:t>
      </w:r>
    </w:p>
    <w:p w:rsidR="00205D38" w:rsidRDefault="0079290D" w:rsidP="00205D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3C39BD" wp14:editId="247FE313">
            <wp:extent cx="3217248" cy="5157216"/>
            <wp:effectExtent l="0" t="0" r="254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duleSta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649" cy="515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0D" w:rsidRPr="00205D38" w:rsidRDefault="00205D38" w:rsidP="00205D38">
      <w:pPr>
        <w:pStyle w:val="ac"/>
      </w:pPr>
      <w:bookmarkStart w:id="273" w:name="_Ref340930698"/>
      <w:r>
        <w:t>Рисунок 4.</w:t>
      </w:r>
      <w:fldSimple w:instr=" SEQ Рисунок_4. \* ARABIC ">
        <w:r w:rsidR="00B734E7">
          <w:rPr>
            <w:noProof/>
          </w:rPr>
          <w:t>11</w:t>
        </w:r>
      </w:fldSimple>
      <w:bookmarkEnd w:id="273"/>
      <w:r>
        <w:t xml:space="preserve">. </w:t>
      </w:r>
      <w:r w:rsidRPr="00205D38">
        <w:t>Статистика</w:t>
      </w:r>
      <w:r>
        <w:t xml:space="preserve"> работы по графику</w:t>
      </w:r>
    </w:p>
    <w:p w:rsidR="00110662" w:rsidRDefault="00D97CA1" w:rsidP="00834F05">
      <w:pPr>
        <w:pStyle w:val="4"/>
      </w:pPr>
      <w:r>
        <w:t>Генерация табелей по областям</w:t>
      </w:r>
    </w:p>
    <w:p w:rsidR="00D97CA1" w:rsidRDefault="00D97CA1" w:rsidP="00D97CA1">
      <w:r>
        <w:t xml:space="preserve">Для генерации табелей по областям в формате </w:t>
      </w:r>
      <w:r>
        <w:rPr>
          <w:lang w:val="en-US"/>
        </w:rPr>
        <w:t>XLS</w:t>
      </w:r>
      <w:r>
        <w:t>, нужно на главном меню нажать на кнопку «Отчет (</w:t>
      </w:r>
      <w:r>
        <w:rPr>
          <w:lang w:val="en-US"/>
        </w:rPr>
        <w:t>XLS</w:t>
      </w:r>
      <w:r>
        <w:t>)». Произойдет генерация отчета, а потом браузер предложит вам сохранить полученный файл на жестком диске (</w:t>
      </w:r>
      <w:r w:rsidR="00B978DD">
        <w:fldChar w:fldCharType="begin"/>
      </w:r>
      <w:r w:rsidR="00B978DD">
        <w:instrText xml:space="preserve"> REF _Ref340930084 \h </w:instrText>
      </w:r>
      <w:r w:rsidR="00B978DD">
        <w:fldChar w:fldCharType="separate"/>
      </w:r>
      <w:r w:rsidR="00B734E7">
        <w:t>Рисунок 4.</w:t>
      </w:r>
      <w:r w:rsidR="00B734E7">
        <w:rPr>
          <w:noProof/>
        </w:rPr>
        <w:t>12</w:t>
      </w:r>
      <w:r w:rsidR="00B978DD">
        <w:fldChar w:fldCharType="end"/>
      </w:r>
      <w:r>
        <w:t>).</w:t>
      </w:r>
    </w:p>
    <w:p w:rsidR="008D4CA9" w:rsidRDefault="008D4CA9" w:rsidP="008D4CA9">
      <w:pPr>
        <w:keepNext/>
      </w:pPr>
      <w:r>
        <w:rPr>
          <w:noProof/>
        </w:rPr>
        <w:lastRenderedPageBreak/>
        <w:drawing>
          <wp:inline distT="0" distB="0" distL="0" distR="0" wp14:anchorId="021BA360" wp14:editId="79574E8C">
            <wp:extent cx="4842662" cy="27490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Downloa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538" cy="274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CA1" w:rsidRDefault="008D4CA9" w:rsidP="008D4CA9">
      <w:pPr>
        <w:pStyle w:val="ac"/>
      </w:pPr>
      <w:bookmarkStart w:id="274" w:name="_Ref340930084"/>
      <w:r>
        <w:t>Рисунок 4.</w:t>
      </w:r>
      <w:fldSimple w:instr=" SEQ Рисунок_4. \* ARABIC ">
        <w:r w:rsidR="00B734E7">
          <w:rPr>
            <w:noProof/>
          </w:rPr>
          <w:t>12</w:t>
        </w:r>
      </w:fldSimple>
      <w:bookmarkEnd w:id="274"/>
      <w:r>
        <w:t>. Сохранение отчета на жестком диске</w:t>
      </w:r>
    </w:p>
    <w:p w:rsidR="008D4CA9" w:rsidRDefault="00B978DD" w:rsidP="008D4CA9">
      <w:r>
        <w:t xml:space="preserve">Скачанный отчет можно открыть в </w:t>
      </w:r>
      <w:r>
        <w:rPr>
          <w:lang w:val="en-US"/>
        </w:rPr>
        <w:t>MS</w:t>
      </w:r>
      <w:r w:rsidRPr="00B978DD">
        <w:t xml:space="preserve"> </w:t>
      </w:r>
      <w:proofErr w:type="gramStart"/>
      <w:r>
        <w:rPr>
          <w:lang w:val="en-US"/>
        </w:rPr>
        <w:t>Excel</w:t>
      </w:r>
      <w:proofErr w:type="gramEnd"/>
      <w:r>
        <w:t xml:space="preserve"> и он будет иметь вид (</w:t>
      </w:r>
      <w:r w:rsidR="00205D38">
        <w:fldChar w:fldCharType="begin"/>
      </w:r>
      <w:r w:rsidR="00205D38">
        <w:instrText xml:space="preserve"> REF _Ref340930771 \h </w:instrText>
      </w:r>
      <w:r w:rsidR="00205D38">
        <w:fldChar w:fldCharType="separate"/>
      </w:r>
      <w:r w:rsidR="00B734E7">
        <w:t>Рисунок 4.</w:t>
      </w:r>
      <w:r w:rsidR="00B734E7">
        <w:rPr>
          <w:noProof/>
        </w:rPr>
        <w:t>13</w:t>
      </w:r>
      <w:r w:rsidR="00205D38">
        <w:fldChar w:fldCharType="end"/>
      </w:r>
      <w:r>
        <w:t>).</w:t>
      </w:r>
    </w:p>
    <w:p w:rsidR="00205D38" w:rsidRDefault="00FD46A9" w:rsidP="00205D38">
      <w:pPr>
        <w:keepNext/>
      </w:pPr>
      <w:r>
        <w:rPr>
          <w:noProof/>
        </w:rPr>
        <w:drawing>
          <wp:inline distT="0" distB="0" distL="0" distR="0" wp14:anchorId="578C05CF" wp14:editId="31C7CCA9">
            <wp:extent cx="4879238" cy="25189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RB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531" cy="252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8DD" w:rsidRPr="002A0C2B" w:rsidRDefault="00205D38" w:rsidP="00205D38">
      <w:pPr>
        <w:pStyle w:val="ac"/>
      </w:pPr>
      <w:bookmarkStart w:id="275" w:name="_Ref340930771"/>
      <w:r>
        <w:t>Рисунок 4.</w:t>
      </w:r>
      <w:fldSimple w:instr=" SEQ Рисунок_4. \* ARABIC ">
        <w:r w:rsidR="00B734E7">
          <w:rPr>
            <w:noProof/>
          </w:rPr>
          <w:t>13</w:t>
        </w:r>
      </w:fldSimple>
      <w:bookmarkEnd w:id="275"/>
      <w:r>
        <w:t xml:space="preserve">. Отчет в формате </w:t>
      </w:r>
      <w:r>
        <w:rPr>
          <w:lang w:val="en-US"/>
        </w:rPr>
        <w:t>XLS</w:t>
      </w:r>
    </w:p>
    <w:p w:rsidR="000F7872" w:rsidRPr="002A0C2B" w:rsidRDefault="000F7872" w:rsidP="000F7872"/>
    <w:p w:rsidR="000F7872" w:rsidRDefault="000F7872" w:rsidP="000F7872">
      <w:pPr>
        <w:pStyle w:val="3"/>
        <w:numPr>
          <w:ilvl w:val="2"/>
          <w:numId w:val="0"/>
        </w:numPr>
        <w:tabs>
          <w:tab w:val="num" w:pos="1800"/>
        </w:tabs>
        <w:ind w:left="1584" w:hanging="504"/>
      </w:pPr>
      <w:r>
        <w:t>Сообщения оператору</w:t>
      </w:r>
    </w:p>
    <w:p w:rsidR="00930627" w:rsidRPr="005220CC" w:rsidRDefault="00930627" w:rsidP="00930627">
      <w:r w:rsidRPr="005220CC">
        <w:t>В программе предусмотрены сообщения оператору в случае возникновения ошибки. Сообщения оператору, их причина, а также необходимые действия для устранения причины приведены в таблице 4.1.</w:t>
      </w:r>
    </w:p>
    <w:p w:rsidR="007E60B4" w:rsidRPr="005220CC" w:rsidRDefault="007E60B4" w:rsidP="007E60B4">
      <w:pPr>
        <w:jc w:val="right"/>
      </w:pPr>
      <w:r w:rsidRPr="005220CC">
        <w:t>Таблица 4.1</w:t>
      </w:r>
    </w:p>
    <w:p w:rsidR="007E60B4" w:rsidRPr="005220CC" w:rsidRDefault="007E60B4" w:rsidP="007E60B4">
      <w:pPr>
        <w:pStyle w:val="31"/>
        <w:rPr>
          <w:noProof w:val="0"/>
          <w:sz w:val="24"/>
          <w:szCs w:val="24"/>
        </w:rPr>
      </w:pPr>
      <w:r w:rsidRPr="005220CC">
        <w:rPr>
          <w:noProof w:val="0"/>
          <w:sz w:val="24"/>
          <w:szCs w:val="24"/>
        </w:rPr>
        <w:t>Сообщения оператору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85"/>
        <w:gridCol w:w="3219"/>
        <w:gridCol w:w="3166"/>
      </w:tblGrid>
      <w:tr w:rsidR="004F6001" w:rsidTr="004F6001">
        <w:tc>
          <w:tcPr>
            <w:tcW w:w="3185" w:type="dxa"/>
            <w:shd w:val="clear" w:color="auto" w:fill="E6E6E6"/>
          </w:tcPr>
          <w:p w:rsidR="007E60B4" w:rsidRDefault="007E60B4" w:rsidP="00961EC1">
            <w:pPr>
              <w:pStyle w:val="pub14TNRC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Сообщение</w:t>
            </w:r>
          </w:p>
        </w:tc>
        <w:tc>
          <w:tcPr>
            <w:tcW w:w="3219" w:type="dxa"/>
            <w:shd w:val="clear" w:color="auto" w:fill="E6E6E6"/>
          </w:tcPr>
          <w:p w:rsidR="007E60B4" w:rsidRDefault="007E60B4" w:rsidP="00961EC1">
            <w:pPr>
              <w:pStyle w:val="pub14TNRC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Причина</w:t>
            </w:r>
          </w:p>
        </w:tc>
        <w:tc>
          <w:tcPr>
            <w:tcW w:w="3166" w:type="dxa"/>
            <w:shd w:val="clear" w:color="auto" w:fill="E6E6E6"/>
          </w:tcPr>
          <w:p w:rsidR="007E60B4" w:rsidRDefault="007E60B4" w:rsidP="00961EC1">
            <w:pPr>
              <w:pStyle w:val="pub14TNRC"/>
              <w:spacing w:line="24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Действия </w:t>
            </w:r>
          </w:p>
        </w:tc>
      </w:tr>
      <w:tr w:rsidR="004F6001" w:rsidTr="004F6001">
        <w:tc>
          <w:tcPr>
            <w:tcW w:w="3185" w:type="dxa"/>
          </w:tcPr>
          <w:p w:rsidR="007E60B4" w:rsidRPr="004F6001" w:rsidRDefault="004F6001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Ошибка: Дата конца </w:t>
            </w:r>
            <w:r w:rsidRPr="004F6001">
              <w:rPr>
                <w:sz w:val="24"/>
              </w:rPr>
              <w:t xml:space="preserve">&lt; </w:t>
            </w:r>
            <w:r>
              <w:rPr>
                <w:sz w:val="24"/>
              </w:rPr>
              <w:t>даты начала.</w:t>
            </w:r>
          </w:p>
        </w:tc>
        <w:tc>
          <w:tcPr>
            <w:tcW w:w="3219" w:type="dxa"/>
          </w:tcPr>
          <w:p w:rsidR="007E60B4" w:rsidRDefault="004F6001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Пользователь выбрал дату конца работы меньшую даты начала.</w:t>
            </w:r>
          </w:p>
        </w:tc>
        <w:tc>
          <w:tcPr>
            <w:tcW w:w="3166" w:type="dxa"/>
          </w:tcPr>
          <w:p w:rsidR="007E60B4" w:rsidRDefault="004F6001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Выбрать дату конца больше чем дату начала.</w:t>
            </w:r>
          </w:p>
        </w:tc>
      </w:tr>
      <w:tr w:rsidR="004F6001" w:rsidTr="004F6001">
        <w:tc>
          <w:tcPr>
            <w:tcW w:w="3185" w:type="dxa"/>
          </w:tcPr>
          <w:p w:rsidR="004F6001" w:rsidRDefault="004F6001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Ошибка: Не все поля заполнены</w:t>
            </w:r>
          </w:p>
        </w:tc>
        <w:tc>
          <w:tcPr>
            <w:tcW w:w="3219" w:type="dxa"/>
          </w:tcPr>
          <w:p w:rsidR="004F6001" w:rsidRDefault="004F6001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При добавлении работы, пользователь заполнил не </w:t>
            </w:r>
            <w:r>
              <w:rPr>
                <w:sz w:val="24"/>
              </w:rPr>
              <w:lastRenderedPageBreak/>
              <w:t>все поля в красной рамке.</w:t>
            </w:r>
          </w:p>
        </w:tc>
        <w:tc>
          <w:tcPr>
            <w:tcW w:w="3166" w:type="dxa"/>
          </w:tcPr>
          <w:p w:rsidR="004F6001" w:rsidRDefault="004F6001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Заполнить все поля отмеченные красной </w:t>
            </w:r>
            <w:r>
              <w:rPr>
                <w:sz w:val="24"/>
              </w:rPr>
              <w:lastRenderedPageBreak/>
              <w:t>рамкой.</w:t>
            </w:r>
          </w:p>
        </w:tc>
      </w:tr>
      <w:tr w:rsidR="004F6001" w:rsidTr="004F6001">
        <w:tc>
          <w:tcPr>
            <w:tcW w:w="3185" w:type="dxa"/>
          </w:tcPr>
          <w:p w:rsidR="004F6001" w:rsidRDefault="004F6001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 w:rsidRPr="004F6001">
              <w:rPr>
                <w:sz w:val="24"/>
              </w:rPr>
              <w:lastRenderedPageBreak/>
              <w:t xml:space="preserve">Рабочий не найден с </w:t>
            </w:r>
            <w:proofErr w:type="spellStart"/>
            <w:r w:rsidRPr="004F6001">
              <w:rPr>
                <w:sz w:val="24"/>
              </w:rPr>
              <w:t>id</w:t>
            </w:r>
            <w:proofErr w:type="spellEnd"/>
            <w:r w:rsidRPr="004F6001">
              <w:rPr>
                <w:sz w:val="24"/>
              </w:rPr>
              <w:t>: 10</w:t>
            </w:r>
          </w:p>
        </w:tc>
        <w:tc>
          <w:tcPr>
            <w:tcW w:w="3219" w:type="dxa"/>
          </w:tcPr>
          <w:p w:rsidR="004F6001" w:rsidRDefault="004F6001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Пользователь пытается получить информацию о несуществующем рабочем по ссылке.</w:t>
            </w:r>
          </w:p>
        </w:tc>
        <w:tc>
          <w:tcPr>
            <w:tcW w:w="3166" w:type="dxa"/>
          </w:tcPr>
          <w:p w:rsidR="004F6001" w:rsidRDefault="004F6001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Найти нужного рабочего через пункт меню «Рабочие».</w:t>
            </w:r>
          </w:p>
        </w:tc>
      </w:tr>
      <w:tr w:rsidR="004F6001" w:rsidTr="004F6001">
        <w:tc>
          <w:tcPr>
            <w:tcW w:w="3185" w:type="dxa"/>
          </w:tcPr>
          <w:p w:rsidR="004F6001" w:rsidRDefault="004F6001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Заполните это поле.</w:t>
            </w:r>
          </w:p>
        </w:tc>
        <w:tc>
          <w:tcPr>
            <w:tcW w:w="3219" w:type="dxa"/>
          </w:tcPr>
          <w:p w:rsidR="004F6001" w:rsidRDefault="004F6001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При попытке сохранить информацию с незаполненными полями.</w:t>
            </w:r>
          </w:p>
        </w:tc>
        <w:tc>
          <w:tcPr>
            <w:tcW w:w="3166" w:type="dxa"/>
          </w:tcPr>
          <w:p w:rsidR="004F6001" w:rsidRDefault="004F6001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Заполнить поля </w:t>
            </w:r>
            <w:proofErr w:type="gramStart"/>
            <w:r>
              <w:rPr>
                <w:sz w:val="24"/>
              </w:rPr>
              <w:t>помеченный</w:t>
            </w:r>
            <w:proofErr w:type="gramEnd"/>
            <w:r>
              <w:rPr>
                <w:sz w:val="24"/>
              </w:rPr>
              <w:t xml:space="preserve"> звездочкой и красной рамкой.</w:t>
            </w:r>
          </w:p>
        </w:tc>
      </w:tr>
      <w:tr w:rsidR="004F6001" w:rsidTr="004F6001">
        <w:tc>
          <w:tcPr>
            <w:tcW w:w="3185" w:type="dxa"/>
          </w:tcPr>
          <w:p w:rsidR="004F6001" w:rsidRDefault="004F6001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bookmarkStart w:id="276" w:name="_Hlk340940184"/>
            <w:r w:rsidRPr="004F6001">
              <w:rPr>
                <w:sz w:val="24"/>
              </w:rPr>
              <w:t>Ошибка чтения файла</w:t>
            </w:r>
          </w:p>
        </w:tc>
        <w:tc>
          <w:tcPr>
            <w:tcW w:w="3219" w:type="dxa"/>
          </w:tcPr>
          <w:p w:rsidR="004F6001" w:rsidRDefault="004F6001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Пользователь пытается импортировать файл с неправильной структурой.</w:t>
            </w:r>
          </w:p>
        </w:tc>
        <w:tc>
          <w:tcPr>
            <w:tcW w:w="3166" w:type="dxa"/>
          </w:tcPr>
          <w:p w:rsidR="004F6001" w:rsidRDefault="004F6001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Импортировать файл снова с правильной структурой.</w:t>
            </w:r>
          </w:p>
        </w:tc>
      </w:tr>
      <w:tr w:rsidR="004F6001" w:rsidTr="004F6001">
        <w:tc>
          <w:tcPr>
            <w:tcW w:w="3185" w:type="dxa"/>
          </w:tcPr>
          <w:p w:rsidR="004F6001" w:rsidRDefault="001B753B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 w:rsidRPr="001B753B">
              <w:rPr>
                <w:sz w:val="24"/>
              </w:rPr>
              <w:t>Доступ запрещен</w:t>
            </w:r>
            <w:r w:rsidR="006D2E38">
              <w:rPr>
                <w:sz w:val="24"/>
              </w:rPr>
              <w:t>.</w:t>
            </w:r>
          </w:p>
        </w:tc>
        <w:tc>
          <w:tcPr>
            <w:tcW w:w="3219" w:type="dxa"/>
          </w:tcPr>
          <w:p w:rsidR="004F6001" w:rsidRDefault="006D2E38" w:rsidP="006D2E38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Пользователь пытается обратиться по ссылке на недоступную для него страницу.</w:t>
            </w:r>
          </w:p>
        </w:tc>
        <w:tc>
          <w:tcPr>
            <w:tcW w:w="3166" w:type="dxa"/>
          </w:tcPr>
          <w:p w:rsidR="004F6001" w:rsidRDefault="006D2E38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Обратиться к администратору систему для изменения роли пользователя.</w:t>
            </w:r>
          </w:p>
        </w:tc>
      </w:tr>
      <w:tr w:rsidR="004F6001" w:rsidTr="004F6001">
        <w:tc>
          <w:tcPr>
            <w:tcW w:w="3185" w:type="dxa"/>
          </w:tcPr>
          <w:p w:rsidR="004F6001" w:rsidRDefault="001B753B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 w:rsidRPr="001B753B">
              <w:rPr>
                <w:sz w:val="24"/>
              </w:rPr>
              <w:t>Неправильный пароль</w:t>
            </w:r>
          </w:p>
        </w:tc>
        <w:tc>
          <w:tcPr>
            <w:tcW w:w="3219" w:type="dxa"/>
          </w:tcPr>
          <w:p w:rsidR="004F6001" w:rsidRPr="001B753B" w:rsidRDefault="001B753B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Пользователь ввел не правильный пароль для своего логина.</w:t>
            </w:r>
          </w:p>
        </w:tc>
        <w:tc>
          <w:tcPr>
            <w:tcW w:w="3166" w:type="dxa"/>
          </w:tcPr>
          <w:p w:rsidR="004F6001" w:rsidRDefault="001B753B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Ввести правильный пароль или обратиться к администратору системы за восстановлением пароля.</w:t>
            </w:r>
          </w:p>
        </w:tc>
      </w:tr>
      <w:bookmarkEnd w:id="276"/>
      <w:tr w:rsidR="004F6001" w:rsidTr="004F6001"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6001" w:rsidRDefault="001B753B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 w:rsidRPr="001B753B">
              <w:rPr>
                <w:sz w:val="24"/>
              </w:rPr>
              <w:t>Пользователь с таким логином не найден</w:t>
            </w:r>
          </w:p>
        </w:tc>
        <w:tc>
          <w:tcPr>
            <w:tcW w:w="3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6001" w:rsidRDefault="001B753B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 БД нет пользователя с введенным логином.</w:t>
            </w:r>
          </w:p>
        </w:tc>
        <w:tc>
          <w:tcPr>
            <w:tcW w:w="3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6001" w:rsidRDefault="001B753B" w:rsidP="00961EC1">
            <w:pPr>
              <w:pStyle w:val="pub14TNRC"/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Ввести существующий логин или обратиться к администратору системы за регистрацией пользователя.</w:t>
            </w:r>
          </w:p>
        </w:tc>
      </w:tr>
    </w:tbl>
    <w:p w:rsidR="00FD46A9" w:rsidRDefault="00FD46A9" w:rsidP="008D4CA9"/>
    <w:p w:rsidR="003243A6" w:rsidRDefault="003243A6">
      <w:pPr>
        <w:spacing w:after="200" w:line="276" w:lineRule="auto"/>
        <w:ind w:firstLine="0"/>
        <w:jc w:val="left"/>
      </w:pPr>
      <w:r>
        <w:br w:type="page"/>
      </w:r>
    </w:p>
    <w:p w:rsidR="003243A6" w:rsidRDefault="003243A6" w:rsidP="003243A6">
      <w:pPr>
        <w:pStyle w:val="1"/>
      </w:pPr>
      <w:r>
        <w:lastRenderedPageBreak/>
        <w:t>Заключение</w:t>
      </w:r>
    </w:p>
    <w:p w:rsidR="00BE2216" w:rsidRDefault="00BE2216" w:rsidP="00BE2216">
      <w:r>
        <w:t>В соответствии с поставленной задачей в курсовой работе было выполнено следующее:</w:t>
      </w:r>
    </w:p>
    <w:p w:rsidR="00BE2216" w:rsidRDefault="00BE2216" w:rsidP="00BE2216">
      <w:pPr>
        <w:pStyle w:val="a9"/>
        <w:numPr>
          <w:ilvl w:val="0"/>
          <w:numId w:val="21"/>
        </w:numPr>
      </w:pPr>
      <w:r>
        <w:t>Изучена работа планирования работы в ЭГТИ;</w:t>
      </w:r>
    </w:p>
    <w:p w:rsidR="00BE2216" w:rsidRPr="00E11DF6" w:rsidRDefault="00BE2216" w:rsidP="00BE2216">
      <w:pPr>
        <w:pStyle w:val="a9"/>
        <w:numPr>
          <w:ilvl w:val="0"/>
          <w:numId w:val="21"/>
        </w:numPr>
        <w:rPr>
          <w:ins w:id="277" w:author="phpusr phpusr" w:date="2012-11-24T12:43:00Z"/>
          <w:rPrChange w:id="278" w:author="phpusr phpusr" w:date="2012-11-24T12:43:00Z">
            <w:rPr>
              <w:ins w:id="279" w:author="phpusr phpusr" w:date="2012-11-24T12:43:00Z"/>
              <w:lang w:val="en-US"/>
            </w:rPr>
          </w:rPrChange>
        </w:rPr>
      </w:pPr>
      <w:r>
        <w:t>разобран алгоритм построения графика работы на площадках;</w:t>
      </w:r>
    </w:p>
    <w:p w:rsidR="00E11DF6" w:rsidRDefault="00E11DF6" w:rsidP="00BE2216">
      <w:pPr>
        <w:pStyle w:val="a9"/>
        <w:numPr>
          <w:ilvl w:val="0"/>
          <w:numId w:val="21"/>
        </w:numPr>
      </w:pPr>
      <w:ins w:id="280" w:author="phpusr phpusr" w:date="2012-11-24T12:44:00Z">
        <w:r>
          <w:t>спроектирована база данных;</w:t>
        </w:r>
      </w:ins>
    </w:p>
    <w:p w:rsidR="00BE2216" w:rsidRDefault="00BE2216" w:rsidP="00BE2216">
      <w:pPr>
        <w:pStyle w:val="a9"/>
        <w:numPr>
          <w:ilvl w:val="0"/>
          <w:numId w:val="21"/>
        </w:numPr>
      </w:pPr>
      <w:commentRangeStart w:id="281"/>
      <w:r>
        <w:t xml:space="preserve">разработана программа на </w:t>
      </w:r>
      <w:r w:rsidRPr="00CC3A44">
        <w:t>Java</w:t>
      </w:r>
      <w:r>
        <w:t>, реализующая данный алгоритм.</w:t>
      </w:r>
      <w:commentRangeEnd w:id="281"/>
      <w:r w:rsidR="006224F8">
        <w:rPr>
          <w:rStyle w:val="ad"/>
        </w:rPr>
        <w:commentReference w:id="281"/>
      </w:r>
    </w:p>
    <w:p w:rsidR="00BE2216" w:rsidRPr="00E11DF6" w:rsidRDefault="00BE2216" w:rsidP="00BE2216"/>
    <w:sectPr w:rsidR="00BE2216" w:rsidRPr="00E11DF6" w:rsidSect="00F31AE1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94" w:author="Зотова Ольга" w:date="2012-11-18T16:28:00Z" w:initials="R">
    <w:p w:rsidR="00DC1D87" w:rsidRDefault="00DC1D87">
      <w:pPr>
        <w:pStyle w:val="ae"/>
      </w:pPr>
      <w:r>
        <w:rPr>
          <w:rStyle w:val="ad"/>
        </w:rPr>
        <w:annotationRef/>
      </w:r>
      <w:r>
        <w:t>Два замечания:</w:t>
      </w:r>
    </w:p>
    <w:p w:rsidR="00DC1D87" w:rsidRDefault="00DC1D87" w:rsidP="00AE66B5">
      <w:pPr>
        <w:pStyle w:val="ae"/>
        <w:numPr>
          <w:ilvl w:val="0"/>
          <w:numId w:val="24"/>
        </w:numPr>
      </w:pPr>
      <w:r>
        <w:t>Подробно все пишется – до уровня полей</w:t>
      </w:r>
    </w:p>
    <w:p w:rsidR="00DC1D87" w:rsidRDefault="00DC1D87" w:rsidP="00AE66B5">
      <w:pPr>
        <w:pStyle w:val="ae"/>
        <w:numPr>
          <w:ilvl w:val="0"/>
          <w:numId w:val="24"/>
        </w:numPr>
      </w:pPr>
      <w:r>
        <w:t xml:space="preserve"> Сначала пишется заполнение родительских таблиц, а потом дочерних – с указанием, какая информация в них берется из родительских таблиц</w:t>
      </w:r>
    </w:p>
    <w:p w:rsidR="00DC1D87" w:rsidRDefault="00DC1D87" w:rsidP="00AE66B5">
      <w:pPr>
        <w:pStyle w:val="ae"/>
      </w:pPr>
    </w:p>
    <w:p w:rsidR="00DC1D87" w:rsidRDefault="00DC1D87" w:rsidP="00AE66B5">
      <w:pPr>
        <w:pStyle w:val="ae"/>
      </w:pPr>
    </w:p>
    <w:p w:rsidR="00DC1D87" w:rsidRDefault="00DC1D87" w:rsidP="00AE66B5">
      <w:pPr>
        <w:pStyle w:val="ae"/>
      </w:pPr>
      <w:r>
        <w:t>Идея в следующем – прочитав ТЗ, разработчик может написать программу, не прибегая к консультациям</w:t>
      </w:r>
    </w:p>
  </w:comment>
  <w:comment w:id="237" w:author="Зотова Ольга" w:date="2012-11-18T16:29:00Z" w:initials="R">
    <w:p w:rsidR="00DC1D87" w:rsidRDefault="00DC1D87">
      <w:pPr>
        <w:pStyle w:val="ae"/>
      </w:pPr>
      <w:r>
        <w:rPr>
          <w:rStyle w:val="ad"/>
        </w:rPr>
        <w:annotationRef/>
      </w:r>
      <w:r>
        <w:t>Отдельно программные и аппаратные требования для сервера и клиентской рабочей станции</w:t>
      </w:r>
    </w:p>
  </w:comment>
  <w:comment w:id="281" w:author="Зотова Ольга" w:date="2012-11-18T16:34:00Z" w:initials="R">
    <w:p w:rsidR="00DC1D87" w:rsidRDefault="00DC1D87">
      <w:pPr>
        <w:pStyle w:val="ae"/>
      </w:pPr>
      <w:r>
        <w:rPr>
          <w:rStyle w:val="ad"/>
        </w:rPr>
        <w:annotationRef/>
      </w:r>
      <w:r>
        <w:t>Добавить результаты по работе с БД – проектирование, …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05F61"/>
    <w:multiLevelType w:val="hybridMultilevel"/>
    <w:tmpl w:val="C9B6056E"/>
    <w:lvl w:ilvl="0" w:tplc="04190011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">
    <w:nsid w:val="0BD516D3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>
    <w:nsid w:val="10EB37FA"/>
    <w:multiLevelType w:val="hybridMultilevel"/>
    <w:tmpl w:val="84120720"/>
    <w:lvl w:ilvl="0" w:tplc="FAA2BC46">
      <w:start w:val="1"/>
      <w:numFmt w:val="bullet"/>
      <w:lvlText w:val="­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11923DF"/>
    <w:multiLevelType w:val="hybridMultilevel"/>
    <w:tmpl w:val="B5A62438"/>
    <w:lvl w:ilvl="0" w:tplc="0419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4">
    <w:nsid w:val="20313CAB"/>
    <w:multiLevelType w:val="multilevel"/>
    <w:tmpl w:val="4906FA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792" w:hanging="432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5">
    <w:nsid w:val="289463C6"/>
    <w:multiLevelType w:val="multilevel"/>
    <w:tmpl w:val="3BACB4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">
    <w:nsid w:val="2BC96EAC"/>
    <w:multiLevelType w:val="hybridMultilevel"/>
    <w:tmpl w:val="ABE03A2C"/>
    <w:lvl w:ilvl="0" w:tplc="ADAAF9EE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B730FC"/>
    <w:multiLevelType w:val="hybridMultilevel"/>
    <w:tmpl w:val="9912EBDA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31513BF0"/>
    <w:multiLevelType w:val="hybridMultilevel"/>
    <w:tmpl w:val="6AE417F2"/>
    <w:lvl w:ilvl="0" w:tplc="B11625BC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4DC239C"/>
    <w:multiLevelType w:val="hybridMultilevel"/>
    <w:tmpl w:val="7D5235C8"/>
    <w:lvl w:ilvl="0" w:tplc="0419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0">
    <w:nsid w:val="370332DA"/>
    <w:multiLevelType w:val="hybridMultilevel"/>
    <w:tmpl w:val="3A2AA9CE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1">
    <w:nsid w:val="3E01698E"/>
    <w:multiLevelType w:val="hybridMultilevel"/>
    <w:tmpl w:val="F51AA87C"/>
    <w:lvl w:ilvl="0" w:tplc="0E8C8068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51"/>
        </w:tabs>
        <w:ind w:left="145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71"/>
        </w:tabs>
        <w:ind w:left="217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91"/>
        </w:tabs>
        <w:ind w:left="289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11"/>
        </w:tabs>
        <w:ind w:left="361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31"/>
        </w:tabs>
        <w:ind w:left="433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51"/>
        </w:tabs>
        <w:ind w:left="505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71"/>
        </w:tabs>
        <w:ind w:left="577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91"/>
        </w:tabs>
        <w:ind w:left="6491" w:hanging="180"/>
      </w:pPr>
    </w:lvl>
  </w:abstractNum>
  <w:abstractNum w:abstractNumId="12">
    <w:nsid w:val="41243331"/>
    <w:multiLevelType w:val="hybridMultilevel"/>
    <w:tmpl w:val="43209488"/>
    <w:lvl w:ilvl="0" w:tplc="0419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3">
    <w:nsid w:val="443C69D5"/>
    <w:multiLevelType w:val="hybridMultilevel"/>
    <w:tmpl w:val="907A2BC2"/>
    <w:lvl w:ilvl="0" w:tplc="3B0231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46601243"/>
    <w:multiLevelType w:val="hybridMultilevel"/>
    <w:tmpl w:val="B642B2F8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5">
    <w:nsid w:val="4FFE002F"/>
    <w:multiLevelType w:val="hybridMultilevel"/>
    <w:tmpl w:val="326A59BE"/>
    <w:lvl w:ilvl="0" w:tplc="97A8A4A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>
    <w:nsid w:val="54341627"/>
    <w:multiLevelType w:val="hybridMultilevel"/>
    <w:tmpl w:val="1604F4DE"/>
    <w:lvl w:ilvl="0" w:tplc="FAA2BC46">
      <w:start w:val="1"/>
      <w:numFmt w:val="bullet"/>
      <w:lvlText w:val="­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570C3980"/>
    <w:multiLevelType w:val="hybridMultilevel"/>
    <w:tmpl w:val="2E8C1048"/>
    <w:lvl w:ilvl="0" w:tplc="0B5079F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51"/>
        </w:tabs>
        <w:ind w:left="145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71"/>
        </w:tabs>
        <w:ind w:left="217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91"/>
        </w:tabs>
        <w:ind w:left="289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11"/>
        </w:tabs>
        <w:ind w:left="361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31"/>
        </w:tabs>
        <w:ind w:left="433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51"/>
        </w:tabs>
        <w:ind w:left="505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71"/>
        </w:tabs>
        <w:ind w:left="577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91"/>
        </w:tabs>
        <w:ind w:left="6491" w:hanging="180"/>
      </w:pPr>
    </w:lvl>
  </w:abstractNum>
  <w:abstractNum w:abstractNumId="18">
    <w:nsid w:val="5F95189C"/>
    <w:multiLevelType w:val="hybridMultilevel"/>
    <w:tmpl w:val="81586E48"/>
    <w:lvl w:ilvl="0" w:tplc="0419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9">
    <w:nsid w:val="68735840"/>
    <w:multiLevelType w:val="hybridMultilevel"/>
    <w:tmpl w:val="8C422476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6B6B3672"/>
    <w:multiLevelType w:val="hybridMultilevel"/>
    <w:tmpl w:val="CEB69E24"/>
    <w:lvl w:ilvl="0" w:tplc="0419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1">
    <w:nsid w:val="6E44772D"/>
    <w:multiLevelType w:val="hybridMultilevel"/>
    <w:tmpl w:val="F51AA87C"/>
    <w:lvl w:ilvl="0" w:tplc="0E8C8068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51"/>
        </w:tabs>
        <w:ind w:left="145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71"/>
        </w:tabs>
        <w:ind w:left="217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91"/>
        </w:tabs>
        <w:ind w:left="289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11"/>
        </w:tabs>
        <w:ind w:left="361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31"/>
        </w:tabs>
        <w:ind w:left="433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51"/>
        </w:tabs>
        <w:ind w:left="505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71"/>
        </w:tabs>
        <w:ind w:left="577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91"/>
        </w:tabs>
        <w:ind w:left="6491" w:hanging="180"/>
      </w:pPr>
    </w:lvl>
  </w:abstractNum>
  <w:abstractNum w:abstractNumId="22">
    <w:nsid w:val="711A30C8"/>
    <w:multiLevelType w:val="hybridMultilevel"/>
    <w:tmpl w:val="783C185A"/>
    <w:lvl w:ilvl="0" w:tplc="77A6A672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hint="default"/>
        <w:b w:val="0"/>
        <w:i w:val="0"/>
        <w:sz w:val="24"/>
        <w:szCs w:val="24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7C9061DC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num w:numId="1">
    <w:abstractNumId w:val="5"/>
  </w:num>
  <w:num w:numId="2">
    <w:abstractNumId w:val="8"/>
  </w:num>
  <w:num w:numId="3">
    <w:abstractNumId w:val="2"/>
  </w:num>
  <w:num w:numId="4">
    <w:abstractNumId w:val="16"/>
  </w:num>
  <w:num w:numId="5">
    <w:abstractNumId w:val="23"/>
  </w:num>
  <w:num w:numId="6">
    <w:abstractNumId w:val="3"/>
  </w:num>
  <w:num w:numId="7">
    <w:abstractNumId w:val="20"/>
  </w:num>
  <w:num w:numId="8">
    <w:abstractNumId w:val="9"/>
  </w:num>
  <w:num w:numId="9">
    <w:abstractNumId w:val="12"/>
  </w:num>
  <w:num w:numId="10">
    <w:abstractNumId w:val="18"/>
  </w:num>
  <w:num w:numId="11">
    <w:abstractNumId w:val="4"/>
  </w:num>
  <w:num w:numId="12">
    <w:abstractNumId w:val="14"/>
  </w:num>
  <w:num w:numId="13">
    <w:abstractNumId w:val="10"/>
  </w:num>
  <w:num w:numId="14">
    <w:abstractNumId w:val="19"/>
  </w:num>
  <w:num w:numId="15">
    <w:abstractNumId w:val="21"/>
  </w:num>
  <w:num w:numId="16">
    <w:abstractNumId w:val="11"/>
  </w:num>
  <w:num w:numId="17">
    <w:abstractNumId w:val="0"/>
  </w:num>
  <w:num w:numId="18">
    <w:abstractNumId w:val="17"/>
  </w:num>
  <w:num w:numId="19">
    <w:abstractNumId w:val="22"/>
  </w:num>
  <w:num w:numId="20">
    <w:abstractNumId w:val="15"/>
  </w:num>
  <w:num w:numId="21">
    <w:abstractNumId w:val="7"/>
  </w:num>
  <w:num w:numId="22">
    <w:abstractNumId w:val="6"/>
  </w:num>
  <w:num w:numId="23">
    <w:abstractNumId w:val="1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revisionView w:markup="0"/>
  <w:trackRevision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E34"/>
    <w:rsid w:val="00004A61"/>
    <w:rsid w:val="00010947"/>
    <w:rsid w:val="00035EB5"/>
    <w:rsid w:val="00041461"/>
    <w:rsid w:val="000B1A39"/>
    <w:rsid w:val="000C325C"/>
    <w:rsid w:val="000C7C53"/>
    <w:rsid w:val="000F0EAD"/>
    <w:rsid w:val="000F7872"/>
    <w:rsid w:val="00103119"/>
    <w:rsid w:val="00110662"/>
    <w:rsid w:val="00193CF8"/>
    <w:rsid w:val="001B753B"/>
    <w:rsid w:val="001C3D25"/>
    <w:rsid w:val="001D04BE"/>
    <w:rsid w:val="001D1A77"/>
    <w:rsid w:val="00205D38"/>
    <w:rsid w:val="00214275"/>
    <w:rsid w:val="002178E4"/>
    <w:rsid w:val="00246497"/>
    <w:rsid w:val="00247757"/>
    <w:rsid w:val="00256BFF"/>
    <w:rsid w:val="00263235"/>
    <w:rsid w:val="002833CD"/>
    <w:rsid w:val="002873AC"/>
    <w:rsid w:val="0028770F"/>
    <w:rsid w:val="002A0C2B"/>
    <w:rsid w:val="002C1B5A"/>
    <w:rsid w:val="002D48DC"/>
    <w:rsid w:val="002D721E"/>
    <w:rsid w:val="002E7316"/>
    <w:rsid w:val="00307BD6"/>
    <w:rsid w:val="003243A6"/>
    <w:rsid w:val="003270AE"/>
    <w:rsid w:val="00383C94"/>
    <w:rsid w:val="00385AA9"/>
    <w:rsid w:val="003B6E0D"/>
    <w:rsid w:val="003C363B"/>
    <w:rsid w:val="003D0A2D"/>
    <w:rsid w:val="0040222C"/>
    <w:rsid w:val="00415CFA"/>
    <w:rsid w:val="0043469A"/>
    <w:rsid w:val="0044182D"/>
    <w:rsid w:val="0046151E"/>
    <w:rsid w:val="004C378D"/>
    <w:rsid w:val="004F6001"/>
    <w:rsid w:val="00531473"/>
    <w:rsid w:val="00613664"/>
    <w:rsid w:val="006224F8"/>
    <w:rsid w:val="00622E34"/>
    <w:rsid w:val="00637F9F"/>
    <w:rsid w:val="0064109F"/>
    <w:rsid w:val="006B4AF5"/>
    <w:rsid w:val="006C7380"/>
    <w:rsid w:val="006D2E38"/>
    <w:rsid w:val="006D6B1C"/>
    <w:rsid w:val="006E0D18"/>
    <w:rsid w:val="006F51EA"/>
    <w:rsid w:val="0070678C"/>
    <w:rsid w:val="0072522B"/>
    <w:rsid w:val="00746812"/>
    <w:rsid w:val="00753E46"/>
    <w:rsid w:val="007824C5"/>
    <w:rsid w:val="0079290D"/>
    <w:rsid w:val="007B4A4F"/>
    <w:rsid w:val="007B784A"/>
    <w:rsid w:val="007C7AB9"/>
    <w:rsid w:val="007E60B4"/>
    <w:rsid w:val="008135B2"/>
    <w:rsid w:val="00827594"/>
    <w:rsid w:val="00834F05"/>
    <w:rsid w:val="00846D45"/>
    <w:rsid w:val="008540B2"/>
    <w:rsid w:val="00855584"/>
    <w:rsid w:val="008644DE"/>
    <w:rsid w:val="00871C28"/>
    <w:rsid w:val="00897A0D"/>
    <w:rsid w:val="008A6066"/>
    <w:rsid w:val="008D4CA9"/>
    <w:rsid w:val="008F0E23"/>
    <w:rsid w:val="008F4289"/>
    <w:rsid w:val="00930627"/>
    <w:rsid w:val="0094036A"/>
    <w:rsid w:val="00954854"/>
    <w:rsid w:val="00961EC1"/>
    <w:rsid w:val="00966FFB"/>
    <w:rsid w:val="00981051"/>
    <w:rsid w:val="009B600F"/>
    <w:rsid w:val="009B6152"/>
    <w:rsid w:val="009D1170"/>
    <w:rsid w:val="009E64DB"/>
    <w:rsid w:val="009F46E1"/>
    <w:rsid w:val="00A142BB"/>
    <w:rsid w:val="00AA1B7B"/>
    <w:rsid w:val="00AC1F54"/>
    <w:rsid w:val="00AC2398"/>
    <w:rsid w:val="00AD5155"/>
    <w:rsid w:val="00AE66B5"/>
    <w:rsid w:val="00AF2070"/>
    <w:rsid w:val="00AF5290"/>
    <w:rsid w:val="00B11D43"/>
    <w:rsid w:val="00B34E20"/>
    <w:rsid w:val="00B47BAB"/>
    <w:rsid w:val="00B53FB0"/>
    <w:rsid w:val="00B60E21"/>
    <w:rsid w:val="00B65384"/>
    <w:rsid w:val="00B734E7"/>
    <w:rsid w:val="00B978DD"/>
    <w:rsid w:val="00BB5F7C"/>
    <w:rsid w:val="00BC2249"/>
    <w:rsid w:val="00BC69EE"/>
    <w:rsid w:val="00BE2216"/>
    <w:rsid w:val="00BE57D7"/>
    <w:rsid w:val="00BF0AA7"/>
    <w:rsid w:val="00C1439B"/>
    <w:rsid w:val="00C4667D"/>
    <w:rsid w:val="00C64AC7"/>
    <w:rsid w:val="00C67431"/>
    <w:rsid w:val="00CC6FC4"/>
    <w:rsid w:val="00CD6095"/>
    <w:rsid w:val="00CF40F9"/>
    <w:rsid w:val="00D150FE"/>
    <w:rsid w:val="00D22377"/>
    <w:rsid w:val="00D23037"/>
    <w:rsid w:val="00D233CF"/>
    <w:rsid w:val="00D55211"/>
    <w:rsid w:val="00D5722A"/>
    <w:rsid w:val="00D655CF"/>
    <w:rsid w:val="00D97CA1"/>
    <w:rsid w:val="00DC1D87"/>
    <w:rsid w:val="00DE4719"/>
    <w:rsid w:val="00DF1D25"/>
    <w:rsid w:val="00DF72B6"/>
    <w:rsid w:val="00E11DF6"/>
    <w:rsid w:val="00E21738"/>
    <w:rsid w:val="00E30D55"/>
    <w:rsid w:val="00E47753"/>
    <w:rsid w:val="00E53F8D"/>
    <w:rsid w:val="00E563A5"/>
    <w:rsid w:val="00E850CD"/>
    <w:rsid w:val="00EA1C0B"/>
    <w:rsid w:val="00EA4CB6"/>
    <w:rsid w:val="00EA66DA"/>
    <w:rsid w:val="00EF67D3"/>
    <w:rsid w:val="00F31AE1"/>
    <w:rsid w:val="00F4312E"/>
    <w:rsid w:val="00F76F4C"/>
    <w:rsid w:val="00FD46A9"/>
    <w:rsid w:val="00FE2AC2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1EC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E66B5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qFormat/>
    <w:rsid w:val="00F31AE1"/>
    <w:pPr>
      <w:keepNext/>
      <w:tabs>
        <w:tab w:val="num" w:pos="1800"/>
      </w:tabs>
      <w:spacing w:line="480" w:lineRule="auto"/>
      <w:ind w:left="1584" w:hanging="504"/>
      <w:jc w:val="center"/>
      <w:outlineLvl w:val="2"/>
    </w:pPr>
    <w:rPr>
      <w:b/>
      <w:i/>
      <w:iCs/>
    </w:rPr>
  </w:style>
  <w:style w:type="paragraph" w:styleId="4">
    <w:name w:val="heading 4"/>
    <w:basedOn w:val="a"/>
    <w:next w:val="a"/>
    <w:link w:val="40"/>
    <w:uiPriority w:val="9"/>
    <w:unhideWhenUsed/>
    <w:qFormat/>
    <w:rsid w:val="00F31AE1"/>
    <w:pPr>
      <w:keepNext/>
      <w:keepLines/>
      <w:spacing w:before="200"/>
      <w:jc w:val="center"/>
      <w:outlineLvl w:val="3"/>
    </w:pPr>
    <w:rPr>
      <w:rFonts w:asciiTheme="majorHAnsi" w:eastAsiaTheme="majorEastAsia" w:hAnsiTheme="majorHAnsi" w:cstheme="majorBidi"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F31AE1"/>
    <w:pPr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F31AE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F31AE1"/>
    <w:rPr>
      <w:rFonts w:ascii="Times New Roman" w:eastAsia="Times New Roman" w:hAnsi="Times New Roman" w:cs="Times New Roman"/>
      <w:b/>
      <w:i/>
      <w:iCs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31AE1"/>
    <w:rPr>
      <w:rFonts w:asciiTheme="majorHAnsi" w:eastAsiaTheme="majorEastAsia" w:hAnsiTheme="majorHAnsi" w:cstheme="majorBidi"/>
      <w:bCs/>
      <w:i/>
      <w:iCs/>
      <w:sz w:val="24"/>
      <w:szCs w:val="24"/>
      <w:lang w:eastAsia="ru-RU"/>
    </w:rPr>
  </w:style>
  <w:style w:type="paragraph" w:styleId="a5">
    <w:name w:val="Body Text Indent"/>
    <w:basedOn w:val="a"/>
    <w:link w:val="a6"/>
    <w:rsid w:val="00F31AE1"/>
    <w:rPr>
      <w:sz w:val="28"/>
    </w:rPr>
  </w:style>
  <w:style w:type="character" w:customStyle="1" w:styleId="a6">
    <w:name w:val="Основной текст с отступом Знак"/>
    <w:basedOn w:val="a0"/>
    <w:link w:val="a5"/>
    <w:rsid w:val="00F31AE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Body Text"/>
    <w:basedOn w:val="a"/>
    <w:link w:val="a8"/>
    <w:rsid w:val="00F31AE1"/>
    <w:pPr>
      <w:ind w:firstLine="0"/>
      <w:jc w:val="center"/>
    </w:pPr>
    <w:rPr>
      <w:rFonts w:ascii="Arial" w:hAnsi="Arial"/>
      <w:b/>
      <w:szCs w:val="20"/>
    </w:rPr>
  </w:style>
  <w:style w:type="character" w:customStyle="1" w:styleId="a8">
    <w:name w:val="Основной текст Знак"/>
    <w:basedOn w:val="a0"/>
    <w:link w:val="a7"/>
    <w:rsid w:val="00F31AE1"/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pub14TNRC">
    <w:name w:val="pub14 TNRC"/>
    <w:basedOn w:val="a"/>
    <w:rsid w:val="00A142BB"/>
    <w:pPr>
      <w:ind w:firstLine="720"/>
    </w:pPr>
    <w:rPr>
      <w:sz w:val="28"/>
      <w:szCs w:val="20"/>
    </w:rPr>
  </w:style>
  <w:style w:type="paragraph" w:styleId="a9">
    <w:name w:val="List Paragraph"/>
    <w:basedOn w:val="a"/>
    <w:uiPriority w:val="34"/>
    <w:qFormat/>
    <w:rsid w:val="00263235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E850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850CD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EA4CB6"/>
    <w:pPr>
      <w:jc w:val="center"/>
    </w:pPr>
    <w:rPr>
      <w:bCs/>
      <w:szCs w:val="18"/>
    </w:rPr>
  </w:style>
  <w:style w:type="paragraph" w:customStyle="1" w:styleId="31">
    <w:name w:val="Мой заголовок3"/>
    <w:rsid w:val="007E60B4"/>
    <w:pPr>
      <w:spacing w:after="0" w:line="360" w:lineRule="auto"/>
      <w:jc w:val="center"/>
    </w:pPr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E66B5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SQL">
    <w:name w:val="SQL"/>
    <w:basedOn w:val="a"/>
    <w:qFormat/>
    <w:rsid w:val="00AC2398"/>
    <w:pPr>
      <w:spacing w:line="240" w:lineRule="auto"/>
      <w:ind w:firstLine="0"/>
      <w:jc w:val="left"/>
    </w:pPr>
    <w:rPr>
      <w:sz w:val="18"/>
    </w:rPr>
  </w:style>
  <w:style w:type="character" w:styleId="ad">
    <w:name w:val="annotation reference"/>
    <w:basedOn w:val="a0"/>
    <w:uiPriority w:val="99"/>
    <w:semiHidden/>
    <w:unhideWhenUsed/>
    <w:rsid w:val="00E563A5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E563A5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E563A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E563A5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E563A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2">
    <w:name w:val="Revision"/>
    <w:hidden/>
    <w:uiPriority w:val="99"/>
    <w:semiHidden/>
    <w:rsid w:val="00E563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1EC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E66B5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qFormat/>
    <w:rsid w:val="00F31AE1"/>
    <w:pPr>
      <w:keepNext/>
      <w:tabs>
        <w:tab w:val="num" w:pos="1800"/>
      </w:tabs>
      <w:spacing w:line="480" w:lineRule="auto"/>
      <w:ind w:left="1584" w:hanging="504"/>
      <w:jc w:val="center"/>
      <w:outlineLvl w:val="2"/>
    </w:pPr>
    <w:rPr>
      <w:b/>
      <w:i/>
      <w:iCs/>
    </w:rPr>
  </w:style>
  <w:style w:type="paragraph" w:styleId="4">
    <w:name w:val="heading 4"/>
    <w:basedOn w:val="a"/>
    <w:next w:val="a"/>
    <w:link w:val="40"/>
    <w:uiPriority w:val="9"/>
    <w:unhideWhenUsed/>
    <w:qFormat/>
    <w:rsid w:val="00F31AE1"/>
    <w:pPr>
      <w:keepNext/>
      <w:keepLines/>
      <w:spacing w:before="200"/>
      <w:jc w:val="center"/>
      <w:outlineLvl w:val="3"/>
    </w:pPr>
    <w:rPr>
      <w:rFonts w:asciiTheme="majorHAnsi" w:eastAsiaTheme="majorEastAsia" w:hAnsiTheme="majorHAnsi" w:cstheme="majorBidi"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F31AE1"/>
    <w:pPr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rsid w:val="00F31AE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F31AE1"/>
    <w:rPr>
      <w:rFonts w:ascii="Times New Roman" w:eastAsia="Times New Roman" w:hAnsi="Times New Roman" w:cs="Times New Roman"/>
      <w:b/>
      <w:i/>
      <w:iCs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31AE1"/>
    <w:rPr>
      <w:rFonts w:asciiTheme="majorHAnsi" w:eastAsiaTheme="majorEastAsia" w:hAnsiTheme="majorHAnsi" w:cstheme="majorBidi"/>
      <w:bCs/>
      <w:i/>
      <w:iCs/>
      <w:sz w:val="24"/>
      <w:szCs w:val="24"/>
      <w:lang w:eastAsia="ru-RU"/>
    </w:rPr>
  </w:style>
  <w:style w:type="paragraph" w:styleId="a5">
    <w:name w:val="Body Text Indent"/>
    <w:basedOn w:val="a"/>
    <w:link w:val="a6"/>
    <w:rsid w:val="00F31AE1"/>
    <w:rPr>
      <w:sz w:val="28"/>
    </w:rPr>
  </w:style>
  <w:style w:type="character" w:customStyle="1" w:styleId="a6">
    <w:name w:val="Основной текст с отступом Знак"/>
    <w:basedOn w:val="a0"/>
    <w:link w:val="a5"/>
    <w:rsid w:val="00F31AE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7">
    <w:name w:val="Body Text"/>
    <w:basedOn w:val="a"/>
    <w:link w:val="a8"/>
    <w:rsid w:val="00F31AE1"/>
    <w:pPr>
      <w:ind w:firstLine="0"/>
      <w:jc w:val="center"/>
    </w:pPr>
    <w:rPr>
      <w:rFonts w:ascii="Arial" w:hAnsi="Arial"/>
      <w:b/>
      <w:szCs w:val="20"/>
    </w:rPr>
  </w:style>
  <w:style w:type="character" w:customStyle="1" w:styleId="a8">
    <w:name w:val="Основной текст Знак"/>
    <w:basedOn w:val="a0"/>
    <w:link w:val="a7"/>
    <w:rsid w:val="00F31AE1"/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pub14TNRC">
    <w:name w:val="pub14 TNRC"/>
    <w:basedOn w:val="a"/>
    <w:rsid w:val="00A142BB"/>
    <w:pPr>
      <w:ind w:firstLine="720"/>
    </w:pPr>
    <w:rPr>
      <w:sz w:val="28"/>
      <w:szCs w:val="20"/>
    </w:rPr>
  </w:style>
  <w:style w:type="paragraph" w:styleId="a9">
    <w:name w:val="List Paragraph"/>
    <w:basedOn w:val="a"/>
    <w:uiPriority w:val="34"/>
    <w:qFormat/>
    <w:rsid w:val="00263235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E850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E850CD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caption"/>
    <w:basedOn w:val="a"/>
    <w:next w:val="a"/>
    <w:uiPriority w:val="35"/>
    <w:unhideWhenUsed/>
    <w:qFormat/>
    <w:rsid w:val="00EA4CB6"/>
    <w:pPr>
      <w:jc w:val="center"/>
    </w:pPr>
    <w:rPr>
      <w:bCs/>
      <w:szCs w:val="18"/>
    </w:rPr>
  </w:style>
  <w:style w:type="paragraph" w:customStyle="1" w:styleId="31">
    <w:name w:val="Мой заголовок3"/>
    <w:rsid w:val="007E60B4"/>
    <w:pPr>
      <w:spacing w:after="0" w:line="360" w:lineRule="auto"/>
      <w:jc w:val="center"/>
    </w:pPr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E66B5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SQL">
    <w:name w:val="SQL"/>
    <w:basedOn w:val="a"/>
    <w:qFormat/>
    <w:rsid w:val="00AC2398"/>
    <w:pPr>
      <w:spacing w:line="240" w:lineRule="auto"/>
      <w:ind w:firstLine="0"/>
      <w:jc w:val="left"/>
    </w:pPr>
    <w:rPr>
      <w:sz w:val="18"/>
    </w:rPr>
  </w:style>
  <w:style w:type="character" w:styleId="ad">
    <w:name w:val="annotation reference"/>
    <w:basedOn w:val="a0"/>
    <w:uiPriority w:val="99"/>
    <w:semiHidden/>
    <w:unhideWhenUsed/>
    <w:rsid w:val="00E563A5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E563A5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E563A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E563A5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E563A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2">
    <w:name w:val="Revision"/>
    <w:hidden/>
    <w:uiPriority w:val="99"/>
    <w:semiHidden/>
    <w:rsid w:val="00E563A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32</Pages>
  <Words>6077</Words>
  <Characters>34644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40640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phpusr phpusr</dc:creator>
  <cp:lastModifiedBy>phpusr phpusr</cp:lastModifiedBy>
  <cp:revision>14</cp:revision>
  <dcterms:created xsi:type="dcterms:W3CDTF">2012-11-18T11:36:00Z</dcterms:created>
  <dcterms:modified xsi:type="dcterms:W3CDTF">2012-11-28T10:14:00Z</dcterms:modified>
</cp:coreProperties>
</file>